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49454" w14:textId="2B8E284B" w:rsidR="0053388F" w:rsidRPr="00A346FD" w:rsidRDefault="00A346FD" w:rsidP="003D3216">
      <w:pPr>
        <w:shd w:val="clear" w:color="auto" w:fill="FFFFFF"/>
        <w:spacing w:line="480" w:lineRule="auto"/>
        <w:jc w:val="center"/>
        <w:rPr>
          <w:rFonts w:ascii="Times New Roman" w:hAnsi="Times New Roman" w:cs="Times New Roman"/>
          <w:b/>
          <w:i/>
          <w:color w:val="222222"/>
        </w:rPr>
      </w:pPr>
      <w:r w:rsidRPr="00A346FD">
        <w:rPr>
          <w:rFonts w:ascii="Times New Roman" w:hAnsi="Times New Roman" w:cs="Times New Roman"/>
          <w:b/>
          <w:color w:val="222222"/>
        </w:rPr>
        <w:t xml:space="preserve">Social Stress as a Cost of Sociality in </w:t>
      </w:r>
      <w:commentRangeStart w:id="0"/>
      <w:r w:rsidRPr="00A346FD">
        <w:rPr>
          <w:rFonts w:ascii="Times New Roman" w:hAnsi="Times New Roman" w:cs="Times New Roman"/>
          <w:b/>
          <w:color w:val="222222"/>
        </w:rPr>
        <w:t>Wild</w:t>
      </w:r>
      <w:commentRangeEnd w:id="0"/>
      <w:r w:rsidR="0068742D">
        <w:rPr>
          <w:rStyle w:val="CommentReference"/>
          <w:rFonts w:eastAsiaTheme="minorHAnsi"/>
        </w:rPr>
        <w:commentReference w:id="0"/>
      </w:r>
      <w:r w:rsidRPr="00A346FD">
        <w:rPr>
          <w:rFonts w:ascii="Times New Roman" w:hAnsi="Times New Roman" w:cs="Times New Roman"/>
          <w:b/>
          <w:color w:val="222222"/>
        </w:rPr>
        <w:t xml:space="preserve"> </w:t>
      </w:r>
      <w:r w:rsidRPr="00A346FD">
        <w:rPr>
          <w:rFonts w:ascii="Times New Roman" w:hAnsi="Times New Roman" w:cs="Times New Roman"/>
          <w:b/>
          <w:i/>
          <w:color w:val="222222"/>
        </w:rPr>
        <w:t xml:space="preserve">Pongo pygmaeus </w:t>
      </w:r>
      <w:proofErr w:type="spellStart"/>
      <w:r w:rsidRPr="00A346FD">
        <w:rPr>
          <w:rFonts w:ascii="Times New Roman" w:hAnsi="Times New Roman" w:cs="Times New Roman"/>
          <w:b/>
          <w:i/>
          <w:color w:val="222222"/>
        </w:rPr>
        <w:t>w</w:t>
      </w:r>
      <w:r w:rsidRPr="003D3216">
        <w:rPr>
          <w:rFonts w:ascii="Times New Roman" w:hAnsi="Times New Roman" w:cs="Times New Roman"/>
          <w:b/>
          <w:i/>
          <w:color w:val="222222"/>
        </w:rPr>
        <w:t>urmbii</w:t>
      </w:r>
      <w:proofErr w:type="spellEnd"/>
    </w:p>
    <w:p w14:paraId="69DB443D" w14:textId="77777777" w:rsidR="0053388F" w:rsidRDefault="0053388F" w:rsidP="003D3216">
      <w:pPr>
        <w:shd w:val="clear" w:color="auto" w:fill="FFFFFF"/>
        <w:spacing w:line="480" w:lineRule="auto"/>
        <w:jc w:val="center"/>
        <w:rPr>
          <w:rFonts w:ascii="Times New Roman" w:hAnsi="Times New Roman" w:cs="Times New Roman"/>
          <w:b/>
          <w:i/>
          <w:color w:val="222222"/>
        </w:rPr>
      </w:pPr>
    </w:p>
    <w:p w14:paraId="1BD5BD51" w14:textId="26EE838C" w:rsidR="0053388F" w:rsidRDefault="0053388F" w:rsidP="003D3216">
      <w:pPr>
        <w:shd w:val="clear" w:color="auto" w:fill="FFFFFF"/>
        <w:spacing w:line="480" w:lineRule="auto"/>
        <w:jc w:val="center"/>
        <w:outlineLvl w:val="0"/>
        <w:rPr>
          <w:rFonts w:ascii="Times New Roman" w:hAnsi="Times New Roman" w:cs="Times New Roman"/>
          <w:b/>
          <w:color w:val="222222"/>
        </w:rPr>
      </w:pPr>
      <w:r w:rsidRPr="001A2A4B">
        <w:rPr>
          <w:rFonts w:ascii="Times New Roman" w:hAnsi="Times New Roman" w:cs="Times New Roman"/>
          <w:b/>
          <w:color w:val="222222"/>
        </w:rPr>
        <w:t xml:space="preserve">Caitlin </w:t>
      </w:r>
      <w:r w:rsidR="00781006">
        <w:rPr>
          <w:rFonts w:ascii="Times New Roman" w:hAnsi="Times New Roman" w:cs="Times New Roman"/>
          <w:b/>
          <w:color w:val="222222"/>
        </w:rPr>
        <w:t xml:space="preserve">A. </w:t>
      </w:r>
      <w:r w:rsidRPr="001A2A4B">
        <w:rPr>
          <w:rFonts w:ascii="Times New Roman" w:hAnsi="Times New Roman" w:cs="Times New Roman"/>
          <w:b/>
          <w:color w:val="222222"/>
        </w:rPr>
        <w:t>O’Connell</w:t>
      </w:r>
      <w:r w:rsidRPr="00697C12">
        <w:rPr>
          <w:rFonts w:ascii="Times New Roman" w:hAnsi="Times New Roman" w:cs="Times New Roman"/>
          <w:b/>
          <w:color w:val="222222"/>
          <w:vertAlign w:val="superscript"/>
        </w:rPr>
        <w:t>1</w:t>
      </w:r>
      <w:r w:rsidR="00A346FD">
        <w:rPr>
          <w:rFonts w:ascii="Times New Roman" w:hAnsi="Times New Roman" w:cs="Times New Roman"/>
          <w:b/>
          <w:color w:val="222222"/>
          <w:vertAlign w:val="superscript"/>
        </w:rPr>
        <w:t>, 2</w:t>
      </w:r>
      <w:r w:rsidRPr="001A2A4B">
        <w:rPr>
          <w:rFonts w:ascii="Times New Roman" w:hAnsi="Times New Roman" w:cs="Times New Roman"/>
          <w:b/>
          <w:color w:val="222222"/>
        </w:rPr>
        <w:t xml:space="preserve">, </w:t>
      </w:r>
      <w:r w:rsidR="00A346FD" w:rsidRPr="001A2A4B">
        <w:rPr>
          <w:rFonts w:ascii="Times New Roman" w:hAnsi="Times New Roman" w:cs="Times New Roman"/>
          <w:b/>
          <w:color w:val="222222"/>
        </w:rPr>
        <w:t>Melissa Emery Thompson</w:t>
      </w:r>
      <w:r w:rsidR="00A346FD" w:rsidRPr="00697C12">
        <w:rPr>
          <w:rFonts w:ascii="Times New Roman" w:hAnsi="Times New Roman" w:cs="Times New Roman"/>
          <w:b/>
          <w:color w:val="222222"/>
          <w:vertAlign w:val="superscript"/>
        </w:rPr>
        <w:t>3</w:t>
      </w:r>
      <w:ins w:id="1" w:author="Melissa Emery Thompson" w:date="2018-09-24T14:10:00Z">
        <w:r w:rsidR="0068742D" w:rsidRPr="0068742D">
          <w:rPr>
            <w:rFonts w:ascii="Times New Roman" w:hAnsi="Times New Roman" w:cs="Times New Roman"/>
            <w:b/>
            <w:color w:val="222222"/>
            <w:rPrChange w:id="2" w:author="Melissa Emery Thompson" w:date="2018-09-24T14:10:00Z">
              <w:rPr>
                <w:rFonts w:ascii="Times New Roman" w:hAnsi="Times New Roman" w:cs="Times New Roman"/>
                <w:b/>
                <w:color w:val="222222"/>
                <w:vertAlign w:val="superscript"/>
              </w:rPr>
            </w:rPrChange>
          </w:rPr>
          <w:t>,</w:t>
        </w:r>
      </w:ins>
      <w:r w:rsidRPr="001A2A4B">
        <w:rPr>
          <w:rFonts w:ascii="Times New Roman" w:hAnsi="Times New Roman" w:cs="Times New Roman"/>
          <w:b/>
          <w:color w:val="222222"/>
        </w:rPr>
        <w:t xml:space="preserve"> </w:t>
      </w:r>
      <w:proofErr w:type="spellStart"/>
      <w:r w:rsidR="00A346FD">
        <w:rPr>
          <w:rFonts w:ascii="Times New Roman" w:hAnsi="Times New Roman" w:cs="Times New Roman"/>
          <w:b/>
          <w:color w:val="222222"/>
        </w:rPr>
        <w:t>Wuryantari</w:t>
      </w:r>
      <w:proofErr w:type="spellEnd"/>
      <w:r w:rsidR="00A346FD">
        <w:rPr>
          <w:rFonts w:ascii="Times New Roman" w:hAnsi="Times New Roman" w:cs="Times New Roman"/>
          <w:b/>
          <w:color w:val="222222"/>
        </w:rPr>
        <w:t xml:space="preserve"> Setiadi</w:t>
      </w:r>
      <w:r w:rsidR="00F14BBC" w:rsidRPr="00F14BBC">
        <w:rPr>
          <w:rFonts w:ascii="Times New Roman" w:hAnsi="Times New Roman" w:cs="Times New Roman"/>
          <w:b/>
          <w:color w:val="222222"/>
          <w:vertAlign w:val="superscript"/>
        </w:rPr>
        <w:t>4</w:t>
      </w:r>
      <w:r w:rsidR="00A346FD">
        <w:rPr>
          <w:rFonts w:ascii="Times New Roman" w:hAnsi="Times New Roman" w:cs="Times New Roman"/>
          <w:b/>
          <w:color w:val="222222"/>
        </w:rPr>
        <w:t>,</w:t>
      </w:r>
      <w:r w:rsidR="00A346FD" w:rsidRPr="001A2A4B">
        <w:rPr>
          <w:rFonts w:ascii="Times New Roman" w:hAnsi="Times New Roman" w:cs="Times New Roman"/>
          <w:b/>
          <w:color w:val="222222"/>
        </w:rPr>
        <w:t xml:space="preserve"> Cheryl </w:t>
      </w:r>
      <w:r w:rsidR="00A346FD">
        <w:rPr>
          <w:rFonts w:ascii="Times New Roman" w:hAnsi="Times New Roman" w:cs="Times New Roman"/>
          <w:b/>
          <w:color w:val="222222"/>
        </w:rPr>
        <w:t xml:space="preserve">D. </w:t>
      </w:r>
      <w:r w:rsidR="00A346FD" w:rsidRPr="001A2A4B">
        <w:rPr>
          <w:rFonts w:ascii="Times New Roman" w:hAnsi="Times New Roman" w:cs="Times New Roman"/>
          <w:b/>
          <w:color w:val="222222"/>
        </w:rPr>
        <w:t>Knott</w:t>
      </w:r>
      <w:r w:rsidR="00A346FD">
        <w:rPr>
          <w:rFonts w:ascii="Times New Roman" w:hAnsi="Times New Roman" w:cs="Times New Roman"/>
          <w:b/>
          <w:color w:val="222222"/>
          <w:vertAlign w:val="superscript"/>
        </w:rPr>
        <w:t xml:space="preserve">1 </w:t>
      </w:r>
    </w:p>
    <w:p w14:paraId="71CC8824" w14:textId="10061FB4" w:rsidR="0053388F" w:rsidRDefault="0053388F" w:rsidP="003D3216">
      <w:pPr>
        <w:shd w:val="clear" w:color="auto" w:fill="FFFFFF"/>
        <w:spacing w:line="480" w:lineRule="auto"/>
        <w:jc w:val="center"/>
        <w:outlineLvl w:val="0"/>
        <w:rPr>
          <w:rFonts w:ascii="Times New Roman" w:hAnsi="Times New Roman" w:cs="Times New Roman"/>
          <w:color w:val="222222"/>
        </w:rPr>
      </w:pPr>
      <w:del w:id="3" w:author="Melissa Emery Thompson" w:date="2018-09-24T19:44:00Z">
        <w:r w:rsidRPr="00697C12" w:rsidDel="004117CF">
          <w:rPr>
            <w:rFonts w:ascii="Times New Roman" w:hAnsi="Times New Roman" w:cs="Times New Roman"/>
            <w:color w:val="222222"/>
          </w:rPr>
          <w:delText xml:space="preserve">, </w:delText>
        </w:r>
      </w:del>
      <w:commentRangeStart w:id="4"/>
      <w:r w:rsidR="00A346FD" w:rsidRPr="00697C12">
        <w:rPr>
          <w:rFonts w:ascii="Times New Roman" w:hAnsi="Times New Roman" w:cs="Times New Roman"/>
          <w:color w:val="222222"/>
          <w:vertAlign w:val="superscript"/>
        </w:rPr>
        <w:t>1</w:t>
      </w:r>
      <w:commentRangeEnd w:id="4"/>
      <w:r w:rsidR="00A346FD">
        <w:rPr>
          <w:rFonts w:ascii="Times New Roman" w:hAnsi="Times New Roman" w:cs="Times New Roman"/>
          <w:color w:val="222222"/>
        </w:rPr>
        <w:t>Boston University</w:t>
      </w:r>
      <w:r w:rsidR="00A346FD">
        <w:rPr>
          <w:rStyle w:val="CommentReference"/>
          <w:rFonts w:eastAsiaTheme="minorHAnsi"/>
        </w:rPr>
        <w:commentReference w:id="4"/>
      </w:r>
      <w:r w:rsidR="00A346FD" w:rsidRPr="00697C12">
        <w:rPr>
          <w:rFonts w:ascii="Times New Roman" w:hAnsi="Times New Roman" w:cs="Times New Roman"/>
          <w:color w:val="222222"/>
        </w:rPr>
        <w:t xml:space="preserve">, </w:t>
      </w:r>
      <w:r w:rsidRPr="00697C12">
        <w:rPr>
          <w:rFonts w:ascii="Times New Roman" w:hAnsi="Times New Roman" w:cs="Times New Roman"/>
          <w:color w:val="222222"/>
          <w:vertAlign w:val="superscript"/>
        </w:rPr>
        <w:t>2</w:t>
      </w:r>
      <w:r w:rsidR="00A346FD">
        <w:rPr>
          <w:rFonts w:ascii="Times New Roman" w:hAnsi="Times New Roman" w:cs="Times New Roman"/>
          <w:color w:val="222222"/>
        </w:rPr>
        <w:t>U</w:t>
      </w:r>
      <w:r w:rsidRPr="00697C12">
        <w:rPr>
          <w:rFonts w:ascii="Times New Roman" w:hAnsi="Times New Roman" w:cs="Times New Roman"/>
          <w:color w:val="222222"/>
        </w:rPr>
        <w:t>niversity</w:t>
      </w:r>
      <w:r w:rsidR="00A346FD">
        <w:rPr>
          <w:rFonts w:ascii="Times New Roman" w:hAnsi="Times New Roman" w:cs="Times New Roman"/>
          <w:color w:val="222222"/>
        </w:rPr>
        <w:t xml:space="preserve"> of Southern California</w:t>
      </w:r>
      <w:r w:rsidRPr="00697C12">
        <w:rPr>
          <w:rFonts w:ascii="Times New Roman" w:hAnsi="Times New Roman" w:cs="Times New Roman"/>
          <w:color w:val="222222"/>
        </w:rPr>
        <w:t xml:space="preserve">, </w:t>
      </w:r>
      <w:r w:rsidRPr="00697C12">
        <w:rPr>
          <w:rFonts w:ascii="Times New Roman" w:hAnsi="Times New Roman" w:cs="Times New Roman"/>
          <w:color w:val="222222"/>
          <w:vertAlign w:val="superscript"/>
        </w:rPr>
        <w:t>3</w:t>
      </w:r>
      <w:r w:rsidRPr="00697C12">
        <w:rPr>
          <w:rFonts w:ascii="Times New Roman" w:hAnsi="Times New Roman" w:cs="Times New Roman"/>
          <w:color w:val="222222"/>
        </w:rPr>
        <w:t>University of New Mexico</w:t>
      </w:r>
      <w:r w:rsidR="00A346FD">
        <w:rPr>
          <w:rFonts w:ascii="Times New Roman" w:hAnsi="Times New Roman" w:cs="Times New Roman"/>
          <w:color w:val="222222"/>
        </w:rPr>
        <w:t xml:space="preserve">, </w:t>
      </w:r>
      <w:r w:rsidR="00A346FD">
        <w:rPr>
          <w:rFonts w:ascii="Times New Roman" w:hAnsi="Times New Roman" w:cs="Times New Roman"/>
          <w:color w:val="222222"/>
          <w:vertAlign w:val="superscript"/>
        </w:rPr>
        <w:t>4</w:t>
      </w:r>
      <w:r w:rsidR="00A346FD">
        <w:rPr>
          <w:rFonts w:ascii="Times New Roman" w:hAnsi="Times New Roman" w:cs="Times New Roman"/>
          <w:color w:val="222222"/>
        </w:rPr>
        <w:t>Eijkman Institute for Molecular Biology</w:t>
      </w:r>
    </w:p>
    <w:p w14:paraId="79212795" w14:textId="07F879DD" w:rsidR="00781006" w:rsidRDefault="00781006" w:rsidP="003D3216">
      <w:pPr>
        <w:shd w:val="clear" w:color="auto" w:fill="FFFFFF"/>
        <w:spacing w:line="480" w:lineRule="auto"/>
        <w:jc w:val="center"/>
        <w:rPr>
          <w:rFonts w:ascii="Times New Roman" w:hAnsi="Times New Roman" w:cs="Times New Roman"/>
          <w:color w:val="222222"/>
        </w:rPr>
      </w:pPr>
    </w:p>
    <w:p w14:paraId="3319FCA7" w14:textId="77777777" w:rsidR="00781006" w:rsidRDefault="00781006" w:rsidP="003D3216">
      <w:pPr>
        <w:shd w:val="clear" w:color="auto" w:fill="FFFFFF"/>
        <w:spacing w:line="480" w:lineRule="auto"/>
        <w:rPr>
          <w:rFonts w:ascii="Times New Roman" w:hAnsi="Times New Roman" w:cs="Times New Roman"/>
          <w:color w:val="222222"/>
        </w:rPr>
      </w:pPr>
    </w:p>
    <w:p w14:paraId="6267DB24" w14:textId="38F53C60" w:rsidR="00781006" w:rsidRDefault="00781006" w:rsidP="003D3216">
      <w:pPr>
        <w:shd w:val="clear" w:color="auto" w:fill="FFFFFF"/>
        <w:spacing w:line="480" w:lineRule="auto"/>
        <w:rPr>
          <w:rFonts w:ascii="Times New Roman" w:hAnsi="Times New Roman" w:cs="Times New Roman"/>
          <w:color w:val="222222"/>
        </w:rPr>
      </w:pPr>
      <w:r>
        <w:rPr>
          <w:rFonts w:ascii="Times New Roman" w:hAnsi="Times New Roman" w:cs="Times New Roman"/>
          <w:color w:val="222222"/>
        </w:rPr>
        <w:t>Corresponding author:</w:t>
      </w:r>
    </w:p>
    <w:p w14:paraId="12B96197" w14:textId="7232848D" w:rsidR="00781006" w:rsidRPr="00BC1EB2" w:rsidRDefault="00781006" w:rsidP="003D3216">
      <w:pPr>
        <w:shd w:val="clear" w:color="auto" w:fill="FFFFFF"/>
        <w:spacing w:line="480" w:lineRule="auto"/>
        <w:rPr>
          <w:rFonts w:ascii="Times New Roman" w:hAnsi="Times New Roman" w:cs="Times New Roman"/>
          <w:color w:val="222222"/>
        </w:rPr>
      </w:pPr>
      <w:r w:rsidRPr="00BC1EB2">
        <w:rPr>
          <w:rFonts w:ascii="Times New Roman" w:hAnsi="Times New Roman" w:cs="Times New Roman"/>
          <w:color w:val="222222"/>
        </w:rPr>
        <w:t>Caitlin A. O’Connell</w:t>
      </w:r>
    </w:p>
    <w:p w14:paraId="38FC3638" w14:textId="77777777" w:rsidR="00BC1EB2" w:rsidRPr="00BC1EB2" w:rsidRDefault="00BC1EB2" w:rsidP="00BC1EB2">
      <w:pPr>
        <w:shd w:val="clear" w:color="auto" w:fill="FFFFFF"/>
        <w:spacing w:line="480" w:lineRule="auto"/>
        <w:rPr>
          <w:rFonts w:ascii="Times New Roman" w:hAnsi="Times New Roman" w:cs="Times New Roman"/>
          <w:color w:val="222222"/>
        </w:rPr>
      </w:pPr>
      <w:r w:rsidRPr="00BC1EB2">
        <w:rPr>
          <w:rFonts w:ascii="Times New Roman" w:hAnsi="Times New Roman" w:cs="Times New Roman"/>
          <w:color w:val="222222"/>
        </w:rPr>
        <w:t>Department of Biological Sciences</w:t>
      </w:r>
    </w:p>
    <w:p w14:paraId="1FEB03C1" w14:textId="1A9DC2EA" w:rsidR="00F14BBC" w:rsidRDefault="00BC1EB2" w:rsidP="003D3216">
      <w:pPr>
        <w:shd w:val="clear" w:color="auto" w:fill="FFFFFF"/>
        <w:spacing w:line="480" w:lineRule="auto"/>
        <w:rPr>
          <w:rFonts w:ascii="Times New Roman" w:hAnsi="Times New Roman" w:cs="Times New Roman"/>
          <w:color w:val="333333"/>
        </w:rPr>
      </w:pPr>
      <w:r w:rsidRPr="00BC1EB2">
        <w:rPr>
          <w:rFonts w:ascii="Times New Roman" w:hAnsi="Times New Roman" w:cs="Times New Roman"/>
          <w:color w:val="333333"/>
        </w:rPr>
        <w:t>University of Southern Califor</w:t>
      </w:r>
      <w:r w:rsidR="00F14BBC">
        <w:rPr>
          <w:rFonts w:ascii="Times New Roman" w:hAnsi="Times New Roman" w:cs="Times New Roman"/>
          <w:color w:val="333333"/>
        </w:rPr>
        <w:t>nia</w:t>
      </w:r>
      <w:r w:rsidR="00F14BBC">
        <w:rPr>
          <w:rFonts w:ascii="Times New Roman" w:hAnsi="Times New Roman" w:cs="Times New Roman"/>
          <w:color w:val="333333"/>
        </w:rPr>
        <w:br/>
        <w:t>3616 Trousdale Parkway</w:t>
      </w:r>
    </w:p>
    <w:p w14:paraId="46764DC0" w14:textId="1E3ABD60" w:rsidR="00781006" w:rsidRPr="00BC1EB2" w:rsidRDefault="00F14BBC" w:rsidP="003D3216">
      <w:pPr>
        <w:shd w:val="clear" w:color="auto" w:fill="FFFFFF"/>
        <w:spacing w:line="480" w:lineRule="auto"/>
        <w:rPr>
          <w:rFonts w:ascii="Times New Roman" w:hAnsi="Times New Roman" w:cs="Times New Roman"/>
          <w:color w:val="222222"/>
        </w:rPr>
      </w:pPr>
      <w:r>
        <w:rPr>
          <w:rFonts w:ascii="Times New Roman" w:hAnsi="Times New Roman" w:cs="Times New Roman"/>
          <w:color w:val="333333"/>
        </w:rPr>
        <w:t>AHF, Jane Goodall Research Center, B10-B</w:t>
      </w:r>
      <w:r w:rsidR="00BC1EB2" w:rsidRPr="00BC1EB2">
        <w:rPr>
          <w:rFonts w:ascii="Times New Roman" w:hAnsi="Times New Roman" w:cs="Times New Roman"/>
          <w:color w:val="333333"/>
        </w:rPr>
        <w:br/>
        <w:t>Los Angeles, CA 90089-0371</w:t>
      </w:r>
    </w:p>
    <w:p w14:paraId="087A4104" w14:textId="5D23AE6E" w:rsidR="00781006" w:rsidRPr="00BC1EB2" w:rsidRDefault="00781006" w:rsidP="003D3216">
      <w:pPr>
        <w:shd w:val="clear" w:color="auto" w:fill="FFFFFF"/>
        <w:spacing w:line="480" w:lineRule="auto"/>
        <w:rPr>
          <w:rFonts w:ascii="Times New Roman" w:hAnsi="Times New Roman" w:cs="Times New Roman"/>
          <w:color w:val="000000"/>
          <w:shd w:val="clear" w:color="auto" w:fill="FFFFFF"/>
        </w:rPr>
      </w:pPr>
      <w:r w:rsidRPr="00BC1EB2">
        <w:rPr>
          <w:rFonts w:ascii="Times New Roman" w:hAnsi="Times New Roman" w:cs="Times New Roman"/>
          <w:color w:val="222222"/>
        </w:rPr>
        <w:t>908-963-4137</w:t>
      </w:r>
    </w:p>
    <w:p w14:paraId="3F679A02" w14:textId="7FB6378A" w:rsidR="0053388F" w:rsidRPr="00BC1EB2" w:rsidRDefault="00BC1EB2" w:rsidP="003D3216">
      <w:pPr>
        <w:shd w:val="clear" w:color="auto" w:fill="FFFFFF"/>
        <w:spacing w:line="480" w:lineRule="auto"/>
        <w:rPr>
          <w:rFonts w:ascii="Times New Roman" w:hAnsi="Times New Roman" w:cs="Times New Roman"/>
          <w:color w:val="222222"/>
        </w:rPr>
      </w:pPr>
      <w:r w:rsidRPr="00BC1EB2">
        <w:rPr>
          <w:rFonts w:ascii="Times New Roman" w:hAnsi="Times New Roman" w:cs="Times New Roman"/>
          <w:color w:val="222222"/>
        </w:rPr>
        <w:t>ocon233@usc.edu</w:t>
      </w:r>
    </w:p>
    <w:p w14:paraId="27642F0E" w14:textId="182BF9C2" w:rsidR="00A346FD" w:rsidRDefault="00A346FD" w:rsidP="00F14BBC">
      <w:pPr>
        <w:shd w:val="clear" w:color="auto" w:fill="FFFFFF"/>
        <w:spacing w:line="480" w:lineRule="auto"/>
        <w:rPr>
          <w:rFonts w:ascii="Times New Roman" w:hAnsi="Times New Roman" w:cs="Times New Roman"/>
          <w:b/>
          <w:color w:val="222222"/>
        </w:rPr>
      </w:pPr>
    </w:p>
    <w:p w14:paraId="17B5CDC4" w14:textId="619F0B7D" w:rsidR="0053388F" w:rsidRPr="00D519A8" w:rsidRDefault="0053388F" w:rsidP="003D3216">
      <w:pPr>
        <w:pStyle w:val="Footer"/>
        <w:spacing w:line="480" w:lineRule="auto"/>
        <w:rPr>
          <w:rFonts w:ascii="Times New Roman" w:eastAsia="Calibri" w:hAnsi="Times New Roman" w:cs="Times New Roman"/>
          <w:sz w:val="20"/>
          <w:szCs w:val="20"/>
        </w:rPr>
      </w:pPr>
      <w:r w:rsidRPr="00D519A8">
        <w:rPr>
          <w:rFonts w:ascii="Times New Roman" w:hAnsi="Times New Roman" w:cs="Times New Roman"/>
          <w:sz w:val="20"/>
          <w:szCs w:val="20"/>
        </w:rPr>
        <w:t xml:space="preserve">Author contributions: </w:t>
      </w:r>
      <w:r w:rsidRPr="00D519A8">
        <w:rPr>
          <w:rFonts w:ascii="Times New Roman" w:eastAsia="Calibri" w:hAnsi="Times New Roman" w:cs="Times New Roman"/>
          <w:sz w:val="20"/>
          <w:szCs w:val="20"/>
        </w:rPr>
        <w:t>CAO</w:t>
      </w:r>
      <w:r w:rsidRPr="00D519A8">
        <w:rPr>
          <w:rFonts w:ascii="Times New Roman" w:eastAsia="Calibri" w:hAnsi="Times New Roman" w:cs="Times New Roman"/>
          <w:spacing w:val="-6"/>
          <w:sz w:val="20"/>
          <w:szCs w:val="20"/>
        </w:rPr>
        <w:t xml:space="preserve"> </w:t>
      </w:r>
      <w:r w:rsidRPr="00D519A8">
        <w:rPr>
          <w:rFonts w:ascii="Times New Roman" w:eastAsia="Calibri" w:hAnsi="Times New Roman" w:cs="Times New Roman"/>
          <w:sz w:val="20"/>
          <w:szCs w:val="20"/>
        </w:rPr>
        <w:t>c</w:t>
      </w:r>
      <w:r w:rsidRPr="00D519A8">
        <w:rPr>
          <w:rFonts w:ascii="Times New Roman" w:eastAsia="Calibri" w:hAnsi="Times New Roman" w:cs="Times New Roman"/>
          <w:spacing w:val="3"/>
          <w:sz w:val="20"/>
          <w:szCs w:val="20"/>
        </w:rPr>
        <w:t>o</w:t>
      </w:r>
      <w:r w:rsidRPr="00D519A8">
        <w:rPr>
          <w:rFonts w:ascii="Times New Roman" w:eastAsia="Calibri" w:hAnsi="Times New Roman" w:cs="Times New Roman"/>
          <w:sz w:val="20"/>
          <w:szCs w:val="20"/>
        </w:rPr>
        <w:t>nc</w:t>
      </w:r>
      <w:r w:rsidRPr="00D519A8">
        <w:rPr>
          <w:rFonts w:ascii="Times New Roman" w:eastAsia="Calibri" w:hAnsi="Times New Roman" w:cs="Times New Roman"/>
          <w:spacing w:val="-1"/>
          <w:sz w:val="20"/>
          <w:szCs w:val="20"/>
        </w:rPr>
        <w:t>e</w:t>
      </w:r>
      <w:r w:rsidRPr="00D519A8">
        <w:rPr>
          <w:rFonts w:ascii="Times New Roman" w:eastAsia="Calibri" w:hAnsi="Times New Roman" w:cs="Times New Roman"/>
          <w:sz w:val="20"/>
          <w:szCs w:val="20"/>
        </w:rPr>
        <w:t>iv</w:t>
      </w:r>
      <w:r w:rsidRPr="00D519A8">
        <w:rPr>
          <w:rFonts w:ascii="Times New Roman" w:eastAsia="Calibri" w:hAnsi="Times New Roman" w:cs="Times New Roman"/>
          <w:spacing w:val="-1"/>
          <w:sz w:val="20"/>
          <w:szCs w:val="20"/>
        </w:rPr>
        <w:t>e</w:t>
      </w:r>
      <w:r w:rsidRPr="00D519A8">
        <w:rPr>
          <w:rFonts w:ascii="Times New Roman" w:eastAsia="Calibri" w:hAnsi="Times New Roman" w:cs="Times New Roman"/>
          <w:sz w:val="20"/>
          <w:szCs w:val="20"/>
        </w:rPr>
        <w:t>d,</w:t>
      </w:r>
      <w:r w:rsidRPr="00D519A8">
        <w:rPr>
          <w:rFonts w:ascii="Times New Roman" w:eastAsia="Calibri" w:hAnsi="Times New Roman" w:cs="Times New Roman"/>
          <w:spacing w:val="-6"/>
          <w:sz w:val="20"/>
          <w:szCs w:val="20"/>
        </w:rPr>
        <w:t xml:space="preserve"> </w:t>
      </w:r>
      <w:r w:rsidRPr="00D519A8">
        <w:rPr>
          <w:rFonts w:ascii="Times New Roman" w:eastAsia="Calibri" w:hAnsi="Times New Roman" w:cs="Times New Roman"/>
          <w:spacing w:val="1"/>
          <w:sz w:val="20"/>
          <w:szCs w:val="20"/>
        </w:rPr>
        <w:t>d</w:t>
      </w:r>
      <w:r w:rsidRPr="00D519A8">
        <w:rPr>
          <w:rFonts w:ascii="Times New Roman" w:eastAsia="Calibri" w:hAnsi="Times New Roman" w:cs="Times New Roman"/>
          <w:spacing w:val="-1"/>
          <w:sz w:val="20"/>
          <w:szCs w:val="20"/>
        </w:rPr>
        <w:t>es</w:t>
      </w:r>
      <w:r w:rsidRPr="00D519A8">
        <w:rPr>
          <w:rFonts w:ascii="Times New Roman" w:eastAsia="Calibri" w:hAnsi="Times New Roman" w:cs="Times New Roman"/>
          <w:sz w:val="20"/>
          <w:szCs w:val="20"/>
        </w:rPr>
        <w:t>ig</w:t>
      </w:r>
      <w:r w:rsidRPr="00D519A8">
        <w:rPr>
          <w:rFonts w:ascii="Times New Roman" w:eastAsia="Calibri" w:hAnsi="Times New Roman" w:cs="Times New Roman"/>
          <w:spacing w:val="2"/>
          <w:sz w:val="20"/>
          <w:szCs w:val="20"/>
        </w:rPr>
        <w:t>n</w:t>
      </w:r>
      <w:r w:rsidRPr="00D519A8">
        <w:rPr>
          <w:rFonts w:ascii="Times New Roman" w:eastAsia="Calibri" w:hAnsi="Times New Roman" w:cs="Times New Roman"/>
          <w:spacing w:val="-1"/>
          <w:sz w:val="20"/>
          <w:szCs w:val="20"/>
        </w:rPr>
        <w:t>e</w:t>
      </w:r>
      <w:r w:rsidRPr="00D519A8">
        <w:rPr>
          <w:rFonts w:ascii="Times New Roman" w:eastAsia="Calibri" w:hAnsi="Times New Roman" w:cs="Times New Roman"/>
          <w:sz w:val="20"/>
          <w:szCs w:val="20"/>
        </w:rPr>
        <w:t>d,</w:t>
      </w:r>
      <w:r w:rsidRPr="00D519A8">
        <w:rPr>
          <w:rFonts w:ascii="Times New Roman" w:eastAsia="Calibri" w:hAnsi="Times New Roman" w:cs="Times New Roman"/>
          <w:spacing w:val="-5"/>
          <w:sz w:val="20"/>
          <w:szCs w:val="20"/>
        </w:rPr>
        <w:t xml:space="preserve"> </w:t>
      </w:r>
      <w:r w:rsidRPr="00D519A8">
        <w:rPr>
          <w:rFonts w:ascii="Times New Roman" w:eastAsia="Calibri" w:hAnsi="Times New Roman" w:cs="Times New Roman"/>
          <w:spacing w:val="1"/>
          <w:sz w:val="20"/>
          <w:szCs w:val="20"/>
        </w:rPr>
        <w:t>a</w:t>
      </w:r>
      <w:r w:rsidRPr="00D519A8">
        <w:rPr>
          <w:rFonts w:ascii="Times New Roman" w:eastAsia="Calibri" w:hAnsi="Times New Roman" w:cs="Times New Roman"/>
          <w:sz w:val="20"/>
          <w:szCs w:val="20"/>
        </w:rPr>
        <w:t>nd</w:t>
      </w:r>
      <w:r w:rsidRPr="00D519A8">
        <w:rPr>
          <w:rFonts w:ascii="Times New Roman" w:eastAsia="Calibri" w:hAnsi="Times New Roman" w:cs="Times New Roman"/>
          <w:spacing w:val="-5"/>
          <w:sz w:val="20"/>
          <w:szCs w:val="20"/>
        </w:rPr>
        <w:t xml:space="preserve"> </w:t>
      </w:r>
      <w:r w:rsidRPr="00D519A8">
        <w:rPr>
          <w:rFonts w:ascii="Times New Roman" w:eastAsia="Calibri" w:hAnsi="Times New Roman" w:cs="Times New Roman"/>
          <w:sz w:val="20"/>
          <w:szCs w:val="20"/>
        </w:rPr>
        <w:t>ex</w:t>
      </w:r>
      <w:r w:rsidRPr="00D519A8">
        <w:rPr>
          <w:rFonts w:ascii="Times New Roman" w:eastAsia="Calibri" w:hAnsi="Times New Roman" w:cs="Times New Roman"/>
          <w:spacing w:val="-1"/>
          <w:sz w:val="20"/>
          <w:szCs w:val="20"/>
        </w:rPr>
        <w:t>e</w:t>
      </w:r>
      <w:r w:rsidRPr="00D519A8">
        <w:rPr>
          <w:rFonts w:ascii="Times New Roman" w:eastAsia="Calibri" w:hAnsi="Times New Roman" w:cs="Times New Roman"/>
          <w:spacing w:val="4"/>
          <w:sz w:val="20"/>
          <w:szCs w:val="20"/>
        </w:rPr>
        <w:t>c</w:t>
      </w:r>
      <w:r w:rsidRPr="00D519A8">
        <w:rPr>
          <w:rFonts w:ascii="Times New Roman" w:eastAsia="Calibri" w:hAnsi="Times New Roman" w:cs="Times New Roman"/>
          <w:sz w:val="20"/>
          <w:szCs w:val="20"/>
        </w:rPr>
        <w:t>uted</w:t>
      </w:r>
      <w:r w:rsidRPr="00D519A8">
        <w:rPr>
          <w:rFonts w:ascii="Times New Roman" w:eastAsia="Calibri" w:hAnsi="Times New Roman" w:cs="Times New Roman"/>
          <w:spacing w:val="-5"/>
          <w:sz w:val="20"/>
          <w:szCs w:val="20"/>
        </w:rPr>
        <w:t xml:space="preserve"> </w:t>
      </w:r>
      <w:r w:rsidRPr="00D519A8">
        <w:rPr>
          <w:rFonts w:ascii="Times New Roman" w:eastAsia="Calibri" w:hAnsi="Times New Roman" w:cs="Times New Roman"/>
          <w:sz w:val="20"/>
          <w:szCs w:val="20"/>
        </w:rPr>
        <w:t>this</w:t>
      </w:r>
      <w:r w:rsidRPr="00D519A8">
        <w:rPr>
          <w:rFonts w:ascii="Times New Roman" w:eastAsia="Calibri" w:hAnsi="Times New Roman" w:cs="Times New Roman"/>
          <w:spacing w:val="-7"/>
          <w:sz w:val="20"/>
          <w:szCs w:val="20"/>
        </w:rPr>
        <w:t xml:space="preserve"> </w:t>
      </w:r>
      <w:r w:rsidRPr="00D519A8">
        <w:rPr>
          <w:rFonts w:ascii="Times New Roman" w:eastAsia="Calibri" w:hAnsi="Times New Roman" w:cs="Times New Roman"/>
          <w:sz w:val="20"/>
          <w:szCs w:val="20"/>
        </w:rPr>
        <w:t>study</w:t>
      </w:r>
      <w:r w:rsidRPr="00D519A8">
        <w:rPr>
          <w:rFonts w:ascii="Times New Roman" w:eastAsia="Calibri" w:hAnsi="Times New Roman" w:cs="Times New Roman"/>
          <w:spacing w:val="-5"/>
          <w:sz w:val="20"/>
          <w:szCs w:val="20"/>
        </w:rPr>
        <w:t xml:space="preserve"> </w:t>
      </w:r>
      <w:r w:rsidRPr="00D519A8">
        <w:rPr>
          <w:rFonts w:ascii="Times New Roman" w:eastAsia="Calibri" w:hAnsi="Times New Roman" w:cs="Times New Roman"/>
          <w:spacing w:val="1"/>
          <w:sz w:val="20"/>
          <w:szCs w:val="20"/>
        </w:rPr>
        <w:t>a</w:t>
      </w:r>
      <w:r w:rsidRPr="00D519A8">
        <w:rPr>
          <w:rFonts w:ascii="Times New Roman" w:eastAsia="Calibri" w:hAnsi="Times New Roman" w:cs="Times New Roman"/>
          <w:sz w:val="20"/>
          <w:szCs w:val="20"/>
        </w:rPr>
        <w:t>nd</w:t>
      </w:r>
      <w:r w:rsidRPr="00D519A8">
        <w:rPr>
          <w:rFonts w:ascii="Times New Roman" w:eastAsia="Calibri" w:hAnsi="Times New Roman" w:cs="Times New Roman"/>
          <w:spacing w:val="-5"/>
          <w:sz w:val="20"/>
          <w:szCs w:val="20"/>
        </w:rPr>
        <w:t xml:space="preserve"> </w:t>
      </w:r>
      <w:r w:rsidRPr="00D519A8">
        <w:rPr>
          <w:rFonts w:ascii="Times New Roman" w:eastAsia="Calibri" w:hAnsi="Times New Roman" w:cs="Times New Roman"/>
          <w:sz w:val="20"/>
          <w:szCs w:val="20"/>
        </w:rPr>
        <w:t>wrote</w:t>
      </w:r>
      <w:r w:rsidRPr="00D519A8">
        <w:rPr>
          <w:rFonts w:ascii="Times New Roman" w:eastAsia="Calibri" w:hAnsi="Times New Roman" w:cs="Times New Roman"/>
          <w:spacing w:val="-6"/>
          <w:sz w:val="20"/>
          <w:szCs w:val="20"/>
        </w:rPr>
        <w:t xml:space="preserve"> </w:t>
      </w:r>
      <w:r w:rsidRPr="00D519A8">
        <w:rPr>
          <w:rFonts w:ascii="Times New Roman" w:eastAsia="Calibri" w:hAnsi="Times New Roman" w:cs="Times New Roman"/>
          <w:sz w:val="20"/>
          <w:szCs w:val="20"/>
        </w:rPr>
        <w:t>the</w:t>
      </w:r>
      <w:r w:rsidRPr="00D519A8">
        <w:rPr>
          <w:rFonts w:ascii="Times New Roman" w:eastAsia="Calibri" w:hAnsi="Times New Roman" w:cs="Times New Roman"/>
          <w:spacing w:val="-6"/>
          <w:sz w:val="20"/>
          <w:szCs w:val="20"/>
        </w:rPr>
        <w:t xml:space="preserve"> </w:t>
      </w:r>
      <w:r w:rsidRPr="00D519A8">
        <w:rPr>
          <w:rFonts w:ascii="Times New Roman" w:eastAsia="Calibri" w:hAnsi="Times New Roman" w:cs="Times New Roman"/>
          <w:spacing w:val="2"/>
          <w:sz w:val="20"/>
          <w:szCs w:val="20"/>
        </w:rPr>
        <w:t>m</w:t>
      </w:r>
      <w:r w:rsidRPr="00D519A8">
        <w:rPr>
          <w:rFonts w:ascii="Times New Roman" w:eastAsia="Calibri" w:hAnsi="Times New Roman" w:cs="Times New Roman"/>
          <w:sz w:val="20"/>
          <w:szCs w:val="20"/>
        </w:rPr>
        <w:t>a</w:t>
      </w:r>
      <w:r w:rsidRPr="00D519A8">
        <w:rPr>
          <w:rFonts w:ascii="Times New Roman" w:eastAsia="Calibri" w:hAnsi="Times New Roman" w:cs="Times New Roman"/>
          <w:spacing w:val="1"/>
          <w:sz w:val="20"/>
          <w:szCs w:val="20"/>
        </w:rPr>
        <w:t>n</w:t>
      </w:r>
      <w:r w:rsidRPr="00D519A8">
        <w:rPr>
          <w:rFonts w:ascii="Times New Roman" w:eastAsia="Calibri" w:hAnsi="Times New Roman" w:cs="Times New Roman"/>
          <w:sz w:val="20"/>
          <w:szCs w:val="20"/>
        </w:rPr>
        <w:t>u</w:t>
      </w:r>
      <w:r w:rsidRPr="00D519A8">
        <w:rPr>
          <w:rFonts w:ascii="Times New Roman" w:eastAsia="Calibri" w:hAnsi="Times New Roman" w:cs="Times New Roman"/>
          <w:spacing w:val="-1"/>
          <w:sz w:val="20"/>
          <w:szCs w:val="20"/>
        </w:rPr>
        <w:t>s</w:t>
      </w:r>
      <w:r w:rsidRPr="00D519A8">
        <w:rPr>
          <w:rFonts w:ascii="Times New Roman" w:eastAsia="Calibri" w:hAnsi="Times New Roman" w:cs="Times New Roman"/>
          <w:sz w:val="20"/>
          <w:szCs w:val="20"/>
        </w:rPr>
        <w:t xml:space="preserve">cript. MET </w:t>
      </w:r>
      <w:proofErr w:type="gramStart"/>
      <w:r w:rsidR="0055709B" w:rsidRPr="00D519A8">
        <w:rPr>
          <w:rFonts w:ascii="Times New Roman" w:eastAsia="Calibri" w:hAnsi="Times New Roman" w:cs="Times New Roman"/>
          <w:sz w:val="20"/>
          <w:szCs w:val="20"/>
        </w:rPr>
        <w:t>provided assistance</w:t>
      </w:r>
      <w:proofErr w:type="gramEnd"/>
      <w:r w:rsidR="0055709B" w:rsidRPr="00D519A8">
        <w:rPr>
          <w:rFonts w:ascii="Times New Roman" w:eastAsia="Calibri" w:hAnsi="Times New Roman" w:cs="Times New Roman"/>
          <w:sz w:val="20"/>
          <w:szCs w:val="20"/>
        </w:rPr>
        <w:t xml:space="preserve"> with data analysis, </w:t>
      </w:r>
      <w:r w:rsidRPr="00D519A8">
        <w:rPr>
          <w:rFonts w:ascii="Times New Roman" w:eastAsia="Calibri" w:hAnsi="Times New Roman" w:cs="Times New Roman"/>
          <w:sz w:val="20"/>
          <w:szCs w:val="20"/>
        </w:rPr>
        <w:t>conducted the hormone laboratory analyses and comments on drafts of the manuscript.</w:t>
      </w:r>
      <w:r w:rsidR="00A346FD" w:rsidRPr="00D519A8">
        <w:rPr>
          <w:rFonts w:ascii="Times New Roman" w:eastAsia="Calibri" w:hAnsi="Times New Roman" w:cs="Times New Roman"/>
          <w:sz w:val="20"/>
          <w:szCs w:val="20"/>
        </w:rPr>
        <w:t xml:space="preserve"> WS assisted CAO with her research as her research counterpart.  CDK funded the field project, collected the hormonal samples, provided CAO access to the field site and the long-term database, assisted with data analysis and commented on drafts of the manuscript.</w:t>
      </w:r>
    </w:p>
    <w:p w14:paraId="26DA0D20" w14:textId="77777777" w:rsidR="00A346FD" w:rsidRDefault="00A346FD" w:rsidP="003D3216">
      <w:pPr>
        <w:pStyle w:val="Footer"/>
        <w:spacing w:line="480" w:lineRule="auto"/>
        <w:rPr>
          <w:rFonts w:ascii="Times New Roman" w:eastAsia="Calibri" w:hAnsi="Times New Roman" w:cs="Times New Roman"/>
        </w:rPr>
      </w:pPr>
    </w:p>
    <w:p w14:paraId="18CB9DAD" w14:textId="77777777" w:rsidR="001012A9" w:rsidRDefault="001012A9">
      <w:pPr>
        <w:spacing w:after="160" w:line="259" w:lineRule="auto"/>
        <w:rPr>
          <w:rFonts w:ascii="Times New Roman" w:eastAsia="Calibri" w:hAnsi="Times New Roman" w:cs="Times New Roman"/>
          <w:b/>
        </w:rPr>
      </w:pPr>
      <w:r>
        <w:rPr>
          <w:rFonts w:ascii="Times New Roman" w:eastAsia="Calibri" w:hAnsi="Times New Roman" w:cs="Times New Roman"/>
          <w:b/>
        </w:rPr>
        <w:br w:type="page"/>
      </w:r>
    </w:p>
    <w:p w14:paraId="7BFF6B00" w14:textId="6360EF5D" w:rsidR="00781006" w:rsidRDefault="00781006" w:rsidP="003D3216">
      <w:pPr>
        <w:pStyle w:val="Footer"/>
        <w:spacing w:line="480" w:lineRule="auto"/>
        <w:outlineLvl w:val="0"/>
        <w:rPr>
          <w:rFonts w:ascii="Times New Roman" w:eastAsia="Calibri" w:hAnsi="Times New Roman" w:cs="Times New Roman"/>
          <w:b/>
        </w:rPr>
      </w:pPr>
      <w:commentRangeStart w:id="5"/>
      <w:commentRangeStart w:id="6"/>
      <w:commentRangeStart w:id="7"/>
      <w:r w:rsidRPr="00781006">
        <w:rPr>
          <w:rFonts w:ascii="Times New Roman" w:eastAsia="Calibri" w:hAnsi="Times New Roman" w:cs="Times New Roman"/>
          <w:b/>
        </w:rPr>
        <w:lastRenderedPageBreak/>
        <w:t>Acknowledgements</w:t>
      </w:r>
      <w:commentRangeEnd w:id="5"/>
      <w:r>
        <w:rPr>
          <w:rStyle w:val="CommentReference"/>
          <w:rFonts w:eastAsiaTheme="minorHAnsi"/>
        </w:rPr>
        <w:commentReference w:id="5"/>
      </w:r>
      <w:commentRangeEnd w:id="6"/>
      <w:r w:rsidR="000A3716">
        <w:rPr>
          <w:rStyle w:val="CommentReference"/>
          <w:rFonts w:eastAsiaTheme="minorHAnsi"/>
        </w:rPr>
        <w:commentReference w:id="6"/>
      </w:r>
      <w:commentRangeEnd w:id="7"/>
      <w:r w:rsidR="0068742D">
        <w:rPr>
          <w:rStyle w:val="CommentReference"/>
          <w:rFonts w:eastAsiaTheme="minorHAnsi"/>
        </w:rPr>
        <w:commentReference w:id="7"/>
      </w:r>
    </w:p>
    <w:p w14:paraId="4E513C2D" w14:textId="3C78566E" w:rsidR="00B12A96" w:rsidRPr="003D3216" w:rsidRDefault="00B12A96" w:rsidP="00B12A96">
      <w:pPr>
        <w:spacing w:line="480" w:lineRule="auto"/>
        <w:jc w:val="both"/>
        <w:rPr>
          <w:rFonts w:ascii="Times New Roman" w:eastAsia="Times New Roman" w:hAnsi="Times New Roman" w:cs="Times New Roman"/>
        </w:rPr>
      </w:pPr>
      <w:r w:rsidRPr="00B12A96">
        <w:rPr>
          <w:rFonts w:ascii="Times New Roman" w:hAnsi="Times New Roman" w:cs="Times New Roman"/>
        </w:rPr>
        <w:t xml:space="preserve">We would like to thank </w:t>
      </w:r>
      <w:r w:rsidRPr="003D3216">
        <w:rPr>
          <w:rFonts w:ascii="Times New Roman" w:hAnsi="Times New Roman" w:cs="Times New Roman"/>
        </w:rPr>
        <w:t xml:space="preserve">the Eijkman Institute for Molecular Biology, </w:t>
      </w:r>
      <w:r w:rsidRPr="00FC449B">
        <w:rPr>
          <w:rFonts w:ascii="Times New Roman" w:hAnsi="Times New Roman" w:cs="Times New Roman"/>
        </w:rPr>
        <w:t xml:space="preserve">Universitas </w:t>
      </w:r>
      <w:proofErr w:type="spellStart"/>
      <w:r w:rsidRPr="00FC449B">
        <w:rPr>
          <w:rFonts w:ascii="Times New Roman" w:hAnsi="Times New Roman" w:cs="Times New Roman"/>
        </w:rPr>
        <w:t>Tanjungpura</w:t>
      </w:r>
      <w:proofErr w:type="spellEnd"/>
      <w:r w:rsidRPr="00FC449B">
        <w:rPr>
          <w:rFonts w:ascii="Times New Roman" w:hAnsi="Times New Roman" w:cs="Times New Roman"/>
        </w:rPr>
        <w:t xml:space="preserve"> (UNTAN), </w:t>
      </w:r>
      <w:r w:rsidRPr="003D3216">
        <w:rPr>
          <w:rFonts w:ascii="Times New Roman" w:hAnsi="Times New Roman" w:cs="Times New Roman"/>
        </w:rPr>
        <w:t>the Directorate of Natural Resource Conservation and Ecosystems (KSDAE), the Gunung Palung National Park office (BTNGP), the Indonesian Institute of Sciences (LIPI), the Center for Research and Development in Biology (PPPB), and the Ministry of Research, Technology and Higher Education (RISTEKDIKTI) for their sponsorship and for granting permission to conduct research in Gunung Palung National Park. We also thank all the dedicated field assistants, research assistants, field managers, and students who assisted with data and sample collection. This research was supported by grants to CDK from the National Science Foundation (BCS #</w:t>
      </w:r>
      <w:r w:rsidRPr="003D3216">
        <w:rPr>
          <w:rFonts w:ascii="Times New Roman" w:hAnsi="Times New Roman" w:cs="Times New Roman"/>
          <w:color w:val="000000"/>
        </w:rPr>
        <w:t xml:space="preserve">0936199, </w:t>
      </w:r>
      <w:r w:rsidRPr="003D3216">
        <w:rPr>
          <w:rFonts w:ascii="Times New Roman" w:hAnsi="Times New Roman" w:cs="Times New Roman"/>
        </w:rPr>
        <w:t xml:space="preserve">9414388); the National Geographic Society; the L.S.B. Leakey Foundation; the </w:t>
      </w:r>
      <w:proofErr w:type="spellStart"/>
      <w:r w:rsidRPr="003D3216">
        <w:rPr>
          <w:rFonts w:ascii="Times New Roman" w:hAnsi="Times New Roman" w:cs="Times New Roman"/>
        </w:rPr>
        <w:t>Wenner</w:t>
      </w:r>
      <w:proofErr w:type="spellEnd"/>
      <w:r w:rsidRPr="003D3216">
        <w:rPr>
          <w:rFonts w:ascii="Times New Roman" w:hAnsi="Times New Roman" w:cs="Times New Roman"/>
        </w:rPr>
        <w:t xml:space="preserve"> </w:t>
      </w:r>
      <w:proofErr w:type="spellStart"/>
      <w:r w:rsidRPr="003D3216">
        <w:rPr>
          <w:rFonts w:ascii="Times New Roman" w:hAnsi="Times New Roman" w:cs="Times New Roman"/>
        </w:rPr>
        <w:t>Gren</w:t>
      </w:r>
      <w:proofErr w:type="spellEnd"/>
      <w:r w:rsidRPr="003D3216">
        <w:rPr>
          <w:rFonts w:ascii="Times New Roman" w:hAnsi="Times New Roman" w:cs="Times New Roman"/>
        </w:rPr>
        <w:t xml:space="preserve"> Foundation; the US Fish and Wildlife Service (F15AP00812, F12AP00369, 98210-8-G661); Conservation, Food and Health Foundation; Focused on Nature; Orangutan Conservancy; Disney Wildlife Conservation Fund; and </w:t>
      </w:r>
      <w:proofErr w:type="spellStart"/>
      <w:r w:rsidRPr="003D3216">
        <w:rPr>
          <w:rFonts w:ascii="Times New Roman" w:hAnsi="Times New Roman" w:cs="Times New Roman"/>
        </w:rPr>
        <w:t>Nacey</w:t>
      </w:r>
      <w:proofErr w:type="spellEnd"/>
      <w:r w:rsidRPr="003D3216">
        <w:rPr>
          <w:rFonts w:ascii="Times New Roman" w:hAnsi="Times New Roman" w:cs="Times New Roman"/>
        </w:rPr>
        <w:t xml:space="preserve"> </w:t>
      </w:r>
      <w:proofErr w:type="spellStart"/>
      <w:r w:rsidRPr="003D3216">
        <w:rPr>
          <w:rFonts w:ascii="Times New Roman" w:hAnsi="Times New Roman" w:cs="Times New Roman"/>
        </w:rPr>
        <w:t>Maggioncalda</w:t>
      </w:r>
      <w:proofErr w:type="spellEnd"/>
      <w:r w:rsidRPr="003D3216">
        <w:rPr>
          <w:rFonts w:ascii="Times New Roman" w:hAnsi="Times New Roman" w:cs="Times New Roman"/>
        </w:rPr>
        <w:t xml:space="preserve"> Foundation. </w:t>
      </w:r>
      <w:r w:rsidRPr="003D3216">
        <w:rPr>
          <w:rFonts w:ascii="Times New Roman" w:eastAsia="Times New Roman" w:hAnsi="Times New Roman" w:cs="Times New Roman"/>
          <w:color w:val="000000"/>
        </w:rPr>
        <w:t xml:space="preserve">CAO was supported by a Boston University Graduate Research Abroad Fellowship. </w:t>
      </w:r>
    </w:p>
    <w:p w14:paraId="7F9C12F0" w14:textId="77777777" w:rsidR="00781006" w:rsidRDefault="00781006" w:rsidP="003D3216">
      <w:pPr>
        <w:pStyle w:val="Footer"/>
        <w:spacing w:line="480" w:lineRule="auto"/>
        <w:rPr>
          <w:rFonts w:ascii="Times New Roman" w:eastAsia="Calibri" w:hAnsi="Times New Roman" w:cs="Times New Roman"/>
        </w:rPr>
      </w:pPr>
    </w:p>
    <w:p w14:paraId="497E902F" w14:textId="77777777" w:rsidR="00781006" w:rsidRPr="0053388F" w:rsidRDefault="00781006" w:rsidP="003D3216">
      <w:pPr>
        <w:pStyle w:val="Footer"/>
        <w:spacing w:line="480" w:lineRule="auto"/>
        <w:rPr>
          <w:rFonts w:ascii="Times New Roman" w:hAnsi="Times New Roman" w:cs="Times New Roman"/>
        </w:rPr>
      </w:pPr>
    </w:p>
    <w:p w14:paraId="744936E2" w14:textId="77777777" w:rsidR="0053388F" w:rsidRDefault="0053388F" w:rsidP="003D3216">
      <w:pPr>
        <w:shd w:val="clear" w:color="auto" w:fill="FFFFFF"/>
        <w:spacing w:line="480" w:lineRule="auto"/>
        <w:jc w:val="center"/>
        <w:rPr>
          <w:rFonts w:ascii="Times New Roman" w:hAnsi="Times New Roman" w:cs="Times New Roman"/>
          <w:b/>
          <w:color w:val="222222"/>
        </w:rPr>
      </w:pPr>
    </w:p>
    <w:p w14:paraId="15B9FF15" w14:textId="77777777" w:rsidR="0053388F" w:rsidRDefault="0053388F" w:rsidP="003D3216">
      <w:pPr>
        <w:shd w:val="clear" w:color="auto" w:fill="FFFFFF"/>
        <w:spacing w:line="480" w:lineRule="auto"/>
        <w:jc w:val="center"/>
        <w:rPr>
          <w:rFonts w:ascii="Times New Roman" w:hAnsi="Times New Roman" w:cs="Times New Roman"/>
          <w:b/>
          <w:color w:val="222222"/>
        </w:rPr>
      </w:pPr>
    </w:p>
    <w:p w14:paraId="6F685A88" w14:textId="77777777" w:rsidR="0053388F" w:rsidRDefault="0053388F" w:rsidP="003D3216">
      <w:pPr>
        <w:shd w:val="clear" w:color="auto" w:fill="FFFFFF"/>
        <w:spacing w:line="480" w:lineRule="auto"/>
        <w:jc w:val="center"/>
        <w:rPr>
          <w:rFonts w:ascii="Times New Roman" w:hAnsi="Times New Roman" w:cs="Times New Roman"/>
          <w:b/>
          <w:color w:val="222222"/>
        </w:rPr>
      </w:pPr>
    </w:p>
    <w:p w14:paraId="2A804E89" w14:textId="77777777" w:rsidR="0053388F" w:rsidRDefault="0053388F" w:rsidP="003D3216">
      <w:pPr>
        <w:spacing w:line="480" w:lineRule="auto"/>
        <w:rPr>
          <w:rFonts w:ascii="Times New Roman" w:hAnsi="Times New Roman" w:cs="Times New Roman"/>
          <w:b/>
          <w:color w:val="222222"/>
        </w:rPr>
      </w:pPr>
    </w:p>
    <w:p w14:paraId="778102BE" w14:textId="77777777" w:rsidR="00781006" w:rsidRDefault="00781006" w:rsidP="003D3216">
      <w:pPr>
        <w:spacing w:after="160" w:line="480" w:lineRule="auto"/>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br w:type="page"/>
      </w:r>
    </w:p>
    <w:p w14:paraId="4F5A54FB" w14:textId="3939A910" w:rsidR="00A245D9" w:rsidRDefault="00A245D9" w:rsidP="003D3216">
      <w:pPr>
        <w:spacing w:line="480" w:lineRule="auto"/>
        <w:jc w:val="both"/>
        <w:outlineLvl w:val="0"/>
        <w:rPr>
          <w:rFonts w:ascii="Times New Roman" w:hAnsi="Times New Roman" w:cs="Times New Roman"/>
          <w:b/>
        </w:rPr>
      </w:pPr>
      <w:commentRangeStart w:id="8"/>
      <w:r w:rsidRPr="00A245D9">
        <w:rPr>
          <w:rFonts w:ascii="Times New Roman" w:hAnsi="Times New Roman" w:cs="Times New Roman"/>
          <w:b/>
        </w:rPr>
        <w:lastRenderedPageBreak/>
        <w:t>Abstract</w:t>
      </w:r>
      <w:commentRangeEnd w:id="8"/>
      <w:r w:rsidR="00B83A6F">
        <w:rPr>
          <w:rStyle w:val="CommentReference"/>
          <w:rFonts w:eastAsiaTheme="minorHAnsi"/>
        </w:rPr>
        <w:commentReference w:id="8"/>
      </w:r>
    </w:p>
    <w:p w14:paraId="7417901F" w14:textId="77777777" w:rsidR="001064D0" w:rsidRPr="00A245D9" w:rsidRDefault="001064D0" w:rsidP="003D3216">
      <w:pPr>
        <w:spacing w:line="480" w:lineRule="auto"/>
        <w:jc w:val="both"/>
        <w:rPr>
          <w:rFonts w:ascii="Times New Roman" w:hAnsi="Times New Roman" w:cs="Times New Roman"/>
          <w:b/>
        </w:rPr>
      </w:pPr>
    </w:p>
    <w:p w14:paraId="1DDA8ED9" w14:textId="729129CF" w:rsidR="00A245D9" w:rsidRDefault="00F250CC" w:rsidP="00A346FD">
      <w:pPr>
        <w:spacing w:line="480" w:lineRule="auto"/>
        <w:rPr>
          <w:rFonts w:ascii="Times New Roman" w:hAnsi="Times New Roman" w:cs="Times New Roman"/>
          <w:color w:val="000000"/>
          <w:shd w:val="clear" w:color="auto" w:fill="FFFFFF"/>
        </w:rPr>
      </w:pPr>
      <w:r w:rsidRPr="005C10C4">
        <w:rPr>
          <w:rFonts w:ascii="Times New Roman" w:hAnsi="Times New Roman" w:cs="Times New Roman"/>
        </w:rPr>
        <w:t xml:space="preserve">Living in social groups has costs and benefits that vary </w:t>
      </w:r>
      <w:r w:rsidR="00C065C2">
        <w:rPr>
          <w:rFonts w:ascii="Times New Roman" w:hAnsi="Times New Roman" w:cs="Times New Roman"/>
        </w:rPr>
        <w:t>among primate</w:t>
      </w:r>
      <w:r w:rsidRPr="005C10C4">
        <w:rPr>
          <w:rFonts w:ascii="Times New Roman" w:hAnsi="Times New Roman" w:cs="Times New Roman"/>
        </w:rPr>
        <w:t xml:space="preserve"> species</w:t>
      </w:r>
      <w:r>
        <w:rPr>
          <w:rFonts w:ascii="Times New Roman" w:hAnsi="Times New Roman" w:cs="Times New Roman"/>
        </w:rPr>
        <w:t xml:space="preserve">. </w:t>
      </w:r>
      <w:r w:rsidR="00A245D9">
        <w:rPr>
          <w:rFonts w:ascii="Times New Roman" w:hAnsi="Times New Roman" w:cs="Times New Roman"/>
        </w:rPr>
        <w:t xml:space="preserve">Constrained by </w:t>
      </w:r>
      <w:r w:rsidR="00C065C2">
        <w:rPr>
          <w:rFonts w:ascii="Times New Roman" w:hAnsi="Times New Roman" w:cs="Times New Roman"/>
        </w:rPr>
        <w:t>low fruit availability</w:t>
      </w:r>
      <w:r w:rsidR="00A245D9">
        <w:rPr>
          <w:rFonts w:ascii="Times New Roman" w:hAnsi="Times New Roman" w:cs="Times New Roman"/>
        </w:rPr>
        <w:t>, orangutans</w:t>
      </w:r>
      <w:r w:rsidR="00260340">
        <w:rPr>
          <w:rFonts w:ascii="Times New Roman" w:hAnsi="Times New Roman" w:cs="Times New Roman"/>
        </w:rPr>
        <w:t xml:space="preserve"> (</w:t>
      </w:r>
      <w:r w:rsidR="00260340" w:rsidRPr="00260340">
        <w:rPr>
          <w:rFonts w:ascii="Times New Roman" w:hAnsi="Times New Roman" w:cs="Times New Roman"/>
          <w:i/>
        </w:rPr>
        <w:t>Pongo sp</w:t>
      </w:r>
      <w:r w:rsidR="00260340">
        <w:rPr>
          <w:rFonts w:ascii="Times New Roman" w:hAnsi="Times New Roman" w:cs="Times New Roman"/>
        </w:rPr>
        <w:t>.)</w:t>
      </w:r>
      <w:r w:rsidR="00A245D9">
        <w:rPr>
          <w:rFonts w:ascii="Times New Roman" w:hAnsi="Times New Roman" w:cs="Times New Roman"/>
        </w:rPr>
        <w:t xml:space="preserve"> are </w:t>
      </w:r>
      <w:r w:rsidR="00C065C2">
        <w:rPr>
          <w:rFonts w:ascii="Times New Roman" w:hAnsi="Times New Roman" w:cs="Times New Roman"/>
        </w:rPr>
        <w:t xml:space="preserve">less social than other apes and are </w:t>
      </w:r>
      <w:r w:rsidR="00A245D9">
        <w:rPr>
          <w:rFonts w:ascii="Times New Roman" w:hAnsi="Times New Roman" w:cs="Times New Roman"/>
        </w:rPr>
        <w:t xml:space="preserve">considered </w:t>
      </w:r>
      <w:r w:rsidR="00A245D9" w:rsidRPr="005C10C4">
        <w:rPr>
          <w:rFonts w:ascii="Times New Roman" w:hAnsi="Times New Roman" w:cs="Times New Roman"/>
        </w:rPr>
        <w:t>semi-solitary</w:t>
      </w:r>
      <w:r w:rsidR="00A245D9">
        <w:rPr>
          <w:rFonts w:ascii="Times New Roman" w:hAnsi="Times New Roman" w:cs="Times New Roman"/>
        </w:rPr>
        <w:t xml:space="preserve">. While studies give the impression of general social </w:t>
      </w:r>
      <w:commentRangeStart w:id="9"/>
      <w:r w:rsidR="00A245D9">
        <w:rPr>
          <w:rFonts w:ascii="Times New Roman" w:hAnsi="Times New Roman" w:cs="Times New Roman"/>
        </w:rPr>
        <w:t>aversion</w:t>
      </w:r>
      <w:commentRangeEnd w:id="9"/>
      <w:r w:rsidR="005A6E21">
        <w:rPr>
          <w:rStyle w:val="CommentReference"/>
          <w:rFonts w:eastAsiaTheme="minorHAnsi"/>
        </w:rPr>
        <w:commentReference w:id="9"/>
      </w:r>
      <w:r w:rsidR="00A245D9">
        <w:rPr>
          <w:rFonts w:ascii="Times New Roman" w:eastAsia="Times New Roman" w:hAnsi="Times New Roman" w:cs="Times New Roman"/>
        </w:rPr>
        <w:t>, orangutans in Gunung Palung National Park (</w:t>
      </w:r>
      <w:commentRangeStart w:id="10"/>
      <w:r w:rsidR="00A245D9">
        <w:rPr>
          <w:rFonts w:ascii="Times New Roman" w:eastAsia="Times New Roman" w:hAnsi="Times New Roman" w:cs="Times New Roman"/>
        </w:rPr>
        <w:t>GPNP</w:t>
      </w:r>
      <w:commentRangeEnd w:id="10"/>
      <w:r w:rsidR="0084731F">
        <w:rPr>
          <w:rStyle w:val="CommentReference"/>
          <w:rFonts w:eastAsiaTheme="minorHAnsi"/>
        </w:rPr>
        <w:commentReference w:id="10"/>
      </w:r>
      <w:r w:rsidR="00A245D9">
        <w:rPr>
          <w:rFonts w:ascii="Times New Roman" w:eastAsia="Times New Roman" w:hAnsi="Times New Roman" w:cs="Times New Roman"/>
        </w:rPr>
        <w:t xml:space="preserve">) do form associations, particularly during periods of high fruit availability. To better understand </w:t>
      </w:r>
      <w:r w:rsidR="00A245D9">
        <w:rPr>
          <w:rFonts w:ascii="Times New Roman" w:hAnsi="Times New Roman" w:cs="Times New Roman"/>
        </w:rPr>
        <w:t xml:space="preserve">the </w:t>
      </w:r>
      <w:r w:rsidR="00A245D9" w:rsidRPr="005C10C4">
        <w:rPr>
          <w:rFonts w:ascii="Times New Roman" w:hAnsi="Times New Roman" w:cs="Times New Roman"/>
        </w:rPr>
        <w:t>mechanism</w:t>
      </w:r>
      <w:r w:rsidR="00A245D9">
        <w:rPr>
          <w:rFonts w:ascii="Times New Roman" w:hAnsi="Times New Roman" w:cs="Times New Roman"/>
        </w:rPr>
        <w:t>s</w:t>
      </w:r>
      <w:r w:rsidR="00A245D9" w:rsidRPr="005C10C4">
        <w:rPr>
          <w:rFonts w:ascii="Times New Roman" w:hAnsi="Times New Roman" w:cs="Times New Roman"/>
        </w:rPr>
        <w:t xml:space="preserve"> </w:t>
      </w:r>
      <w:r w:rsidR="00A245D9">
        <w:rPr>
          <w:rFonts w:ascii="Times New Roman" w:hAnsi="Times New Roman" w:cs="Times New Roman"/>
        </w:rPr>
        <w:t>that modulate sociality, we examined the possibility that socializing is stressf</w:t>
      </w:r>
      <w:r w:rsidR="0018101F">
        <w:rPr>
          <w:rFonts w:ascii="Times New Roman" w:hAnsi="Times New Roman" w:cs="Times New Roman"/>
        </w:rPr>
        <w:t>ul by exploring social anxiety,</w:t>
      </w:r>
      <w:r w:rsidR="00A245D9">
        <w:rPr>
          <w:rFonts w:ascii="Times New Roman" w:hAnsi="Times New Roman" w:cs="Times New Roman"/>
        </w:rPr>
        <w:t xml:space="preserve"> mea</w:t>
      </w:r>
      <w:r w:rsidR="0018101F">
        <w:rPr>
          <w:rFonts w:ascii="Times New Roman" w:hAnsi="Times New Roman" w:cs="Times New Roman"/>
        </w:rPr>
        <w:t>sured by self-directed behavior (SDB), and stress more generally, through urinary cortisol,</w:t>
      </w:r>
      <w:r w:rsidR="00A245D9">
        <w:rPr>
          <w:rFonts w:ascii="Times New Roman" w:hAnsi="Times New Roman" w:cs="Times New Roman"/>
        </w:rPr>
        <w:t xml:space="preserve"> among different age-sex classes under social and solitary </w:t>
      </w:r>
      <w:commentRangeStart w:id="11"/>
      <w:r w:rsidR="00A245D9">
        <w:rPr>
          <w:rFonts w:ascii="Times New Roman" w:hAnsi="Times New Roman" w:cs="Times New Roman"/>
        </w:rPr>
        <w:t>conditions</w:t>
      </w:r>
      <w:commentRangeEnd w:id="11"/>
      <w:r w:rsidR="005A6E21">
        <w:rPr>
          <w:rStyle w:val="CommentReference"/>
          <w:rFonts w:eastAsiaTheme="minorHAnsi"/>
        </w:rPr>
        <w:commentReference w:id="11"/>
      </w:r>
      <w:r w:rsidR="00A245D9">
        <w:rPr>
          <w:rFonts w:ascii="Times New Roman" w:hAnsi="Times New Roman" w:cs="Times New Roman"/>
        </w:rPr>
        <w:t xml:space="preserve">. </w:t>
      </w:r>
      <w:r w:rsidR="00A245D9" w:rsidRPr="005C10C4">
        <w:rPr>
          <w:rFonts w:ascii="Times New Roman" w:eastAsia="Times New Roman" w:hAnsi="Times New Roman" w:cs="Times New Roman"/>
          <w:color w:val="000000"/>
          <w:shd w:val="clear" w:color="auto" w:fill="FFFFFF"/>
        </w:rPr>
        <w:t xml:space="preserve">Data </w:t>
      </w:r>
      <w:r w:rsidR="00A245D9">
        <w:rPr>
          <w:rFonts w:ascii="Times New Roman" w:eastAsia="Times New Roman" w:hAnsi="Times New Roman" w:cs="Times New Roman"/>
          <w:color w:val="000000"/>
          <w:shd w:val="clear" w:color="auto" w:fill="FFFFFF"/>
        </w:rPr>
        <w:t>were</w:t>
      </w:r>
      <w:r w:rsidR="00A245D9" w:rsidRPr="005C10C4">
        <w:rPr>
          <w:rFonts w:ascii="Times New Roman" w:eastAsia="Times New Roman" w:hAnsi="Times New Roman" w:cs="Times New Roman"/>
          <w:color w:val="000000"/>
          <w:shd w:val="clear" w:color="auto" w:fill="FFFFFF"/>
        </w:rPr>
        <w:t xml:space="preserve"> collected in </w:t>
      </w:r>
      <w:r w:rsidR="00A245D9">
        <w:rPr>
          <w:rFonts w:ascii="Times New Roman" w:eastAsia="Times New Roman" w:hAnsi="Times New Roman" w:cs="Times New Roman"/>
          <w:color w:val="000000"/>
          <w:shd w:val="clear" w:color="auto" w:fill="FFFFFF"/>
        </w:rPr>
        <w:t>GPNP</w:t>
      </w:r>
      <w:r w:rsidR="00A245D9" w:rsidRPr="005C10C4">
        <w:rPr>
          <w:rFonts w:ascii="Times New Roman" w:eastAsia="Times New Roman" w:hAnsi="Times New Roman" w:cs="Times New Roman"/>
          <w:color w:val="000000"/>
          <w:shd w:val="clear" w:color="auto" w:fill="FFFFFF"/>
        </w:rPr>
        <w:t xml:space="preserve"> </w:t>
      </w:r>
      <w:r w:rsidR="00A245D9">
        <w:rPr>
          <w:rFonts w:ascii="Times New Roman" w:eastAsia="Times New Roman" w:hAnsi="Times New Roman" w:cs="Times New Roman"/>
          <w:color w:val="000000"/>
          <w:shd w:val="clear" w:color="auto" w:fill="FFFFFF"/>
        </w:rPr>
        <w:t>f</w:t>
      </w:r>
      <w:r w:rsidR="00A245D9">
        <w:rPr>
          <w:rFonts w:ascii="Times New Roman" w:eastAsia="Times New Roman" w:hAnsi="Times New Roman" w:cs="Times New Roman"/>
          <w:bCs/>
          <w:color w:val="000000"/>
          <w:shd w:val="clear" w:color="auto" w:fill="FFFFFF"/>
        </w:rPr>
        <w:t xml:space="preserve">rom </w:t>
      </w:r>
      <w:r w:rsidR="00A245D9">
        <w:rPr>
          <w:rFonts w:ascii="Times New Roman" w:eastAsia="Times New Roman" w:hAnsi="Times New Roman" w:cs="Times New Roman"/>
          <w:color w:val="000000"/>
          <w:shd w:val="clear" w:color="auto" w:fill="FFFFFF"/>
        </w:rPr>
        <w:t>1994-</w:t>
      </w:r>
      <w:r w:rsidR="00A245D9" w:rsidRPr="005C10C4">
        <w:rPr>
          <w:rFonts w:ascii="Times New Roman" w:eastAsia="Times New Roman" w:hAnsi="Times New Roman" w:cs="Times New Roman"/>
          <w:color w:val="000000"/>
          <w:shd w:val="clear" w:color="auto" w:fill="FFFFFF"/>
        </w:rPr>
        <w:t>2009</w:t>
      </w:r>
      <w:r w:rsidR="00A245D9">
        <w:rPr>
          <w:rFonts w:ascii="Times New Roman" w:eastAsia="Times New Roman" w:hAnsi="Times New Roman" w:cs="Times New Roman"/>
          <w:color w:val="000000"/>
          <w:shd w:val="clear" w:color="auto" w:fill="FFFFFF"/>
        </w:rPr>
        <w:t xml:space="preserve"> and 2013-2014 during </w:t>
      </w:r>
      <w:r w:rsidR="003042A0">
        <w:rPr>
          <w:rFonts w:ascii="Times New Roman" w:eastAsia="Times New Roman" w:hAnsi="Times New Roman" w:cs="Times New Roman"/>
          <w:color w:val="000000"/>
          <w:shd w:val="clear" w:color="auto" w:fill="FFFFFF"/>
        </w:rPr>
        <w:t xml:space="preserve">full-day </w:t>
      </w:r>
      <w:r w:rsidR="00A245D9">
        <w:rPr>
          <w:rFonts w:ascii="Times New Roman" w:eastAsia="Times New Roman" w:hAnsi="Times New Roman" w:cs="Times New Roman"/>
          <w:color w:val="000000"/>
          <w:shd w:val="clear" w:color="auto" w:fill="FFFFFF"/>
        </w:rPr>
        <w:t xml:space="preserve">focal follows. Urine was collected from the first morning urination and analyzed by </w:t>
      </w:r>
      <w:r w:rsidR="00346BB8">
        <w:rPr>
          <w:rFonts w:ascii="Times New Roman" w:eastAsia="Times New Roman" w:hAnsi="Times New Roman" w:cs="Times New Roman"/>
          <w:color w:val="000000"/>
          <w:shd w:val="clear" w:color="auto" w:fill="FFFFFF"/>
        </w:rPr>
        <w:t xml:space="preserve">enzyme </w:t>
      </w:r>
      <w:r w:rsidR="003042A0">
        <w:rPr>
          <w:rFonts w:ascii="Times New Roman" w:eastAsia="Times New Roman" w:hAnsi="Times New Roman" w:cs="Times New Roman"/>
          <w:color w:val="000000"/>
          <w:shd w:val="clear" w:color="auto" w:fill="FFFFFF"/>
        </w:rPr>
        <w:t>immunoassay</w:t>
      </w:r>
      <w:r w:rsidR="00346BB8">
        <w:rPr>
          <w:rFonts w:ascii="Times New Roman" w:eastAsia="Times New Roman" w:hAnsi="Times New Roman" w:cs="Times New Roman"/>
          <w:color w:val="000000"/>
          <w:shd w:val="clear" w:color="auto" w:fill="FFFFFF"/>
        </w:rPr>
        <w:t xml:space="preserve"> </w:t>
      </w:r>
      <w:r w:rsidR="00A245D9">
        <w:rPr>
          <w:rFonts w:ascii="Times New Roman" w:eastAsia="Times New Roman" w:hAnsi="Times New Roman" w:cs="Times New Roman"/>
          <w:color w:val="000000"/>
          <w:shd w:val="clear" w:color="auto" w:fill="FFFFFF"/>
        </w:rPr>
        <w:t xml:space="preserve">for cortisol (N=745). </w:t>
      </w:r>
      <w:r w:rsidR="00A245D9">
        <w:rPr>
          <w:rFonts w:ascii="Times New Roman" w:hAnsi="Times New Roman" w:cs="Times New Roman"/>
        </w:rPr>
        <w:t>A</w:t>
      </w:r>
      <w:r w:rsidR="00A245D9" w:rsidRPr="005C10C4">
        <w:rPr>
          <w:rFonts w:ascii="Times New Roman" w:hAnsi="Times New Roman" w:cs="Times New Roman"/>
        </w:rPr>
        <w:t xml:space="preserve">ll instances of </w:t>
      </w:r>
      <w:r w:rsidR="00A245D9">
        <w:rPr>
          <w:rFonts w:ascii="Times New Roman" w:hAnsi="Times New Roman" w:cs="Times New Roman"/>
        </w:rPr>
        <w:t xml:space="preserve">self-directed behavior (SDB), including </w:t>
      </w:r>
      <w:r w:rsidR="00A245D9" w:rsidRPr="005C10C4">
        <w:rPr>
          <w:rFonts w:ascii="Times New Roman" w:hAnsi="Times New Roman" w:cs="Times New Roman"/>
        </w:rPr>
        <w:t>self-scratchin</w:t>
      </w:r>
      <w:r w:rsidR="00A245D9">
        <w:rPr>
          <w:rFonts w:ascii="Times New Roman" w:hAnsi="Times New Roman" w:cs="Times New Roman"/>
        </w:rPr>
        <w:t xml:space="preserve">g, yawning, and self-grooming, were recorded during ten-minute ‘SDB follows’ (N=1,534). </w:t>
      </w:r>
      <w:r w:rsidR="00A245D9" w:rsidRPr="00897C90">
        <w:rPr>
          <w:rFonts w:ascii="Times New Roman" w:hAnsi="Times New Roman" w:cs="Times New Roman"/>
          <w:color w:val="000000"/>
          <w:shd w:val="clear" w:color="auto" w:fill="FFFFFF"/>
        </w:rPr>
        <w:t xml:space="preserve">Overall, orangutans had higher rates of </w:t>
      </w:r>
      <w:r w:rsidR="00A245D9">
        <w:rPr>
          <w:rFonts w:ascii="Times New Roman" w:hAnsi="Times New Roman" w:cs="Times New Roman"/>
          <w:color w:val="000000"/>
          <w:shd w:val="clear" w:color="auto" w:fill="FFFFFF"/>
        </w:rPr>
        <w:t>SDB and cortisol</w:t>
      </w:r>
      <w:r w:rsidR="00A245D9" w:rsidRPr="00897C90">
        <w:rPr>
          <w:rFonts w:ascii="Times New Roman" w:hAnsi="Times New Roman" w:cs="Times New Roman"/>
          <w:color w:val="000000"/>
          <w:shd w:val="clear" w:color="auto" w:fill="FFFFFF"/>
        </w:rPr>
        <w:t xml:space="preserve"> when they were social </w:t>
      </w:r>
      <w:r w:rsidR="00A245D9">
        <w:rPr>
          <w:rFonts w:ascii="Times New Roman" w:hAnsi="Times New Roman" w:cs="Times New Roman"/>
          <w:color w:val="000000"/>
          <w:shd w:val="clear" w:color="auto" w:fill="FFFFFF"/>
        </w:rPr>
        <w:t xml:space="preserve">than when they were alone </w:t>
      </w:r>
      <w:r w:rsidR="00A245D9">
        <w:rPr>
          <w:rFonts w:ascii="Times New Roman" w:eastAsia="Times New Roman" w:hAnsi="Times New Roman" w:cs="Times New Roman"/>
          <w:color w:val="000000"/>
          <w:shd w:val="clear" w:color="auto" w:fill="FFFFFF"/>
        </w:rPr>
        <w:t>(</w:t>
      </w:r>
      <w:proofErr w:type="gramStart"/>
      <w:r w:rsidR="00A245D9" w:rsidRPr="009A536B">
        <w:rPr>
          <w:rFonts w:ascii="Times New Roman" w:eastAsia="Times New Roman" w:hAnsi="Times New Roman" w:cs="Times New Roman"/>
          <w:i/>
          <w:color w:val="000000"/>
          <w:shd w:val="clear" w:color="auto" w:fill="FFFFFF"/>
        </w:rPr>
        <w:t>t</w:t>
      </w:r>
      <w:r w:rsidR="00A245D9">
        <w:rPr>
          <w:rFonts w:ascii="Times New Roman" w:eastAsia="Times New Roman" w:hAnsi="Times New Roman" w:cs="Times New Roman"/>
          <w:color w:val="000000"/>
          <w:shd w:val="clear" w:color="auto" w:fill="FFFFFF"/>
        </w:rPr>
        <w:t>(</w:t>
      </w:r>
      <w:proofErr w:type="gramEnd"/>
      <w:r w:rsidR="00A245D9">
        <w:rPr>
          <w:rFonts w:ascii="Times New Roman" w:eastAsia="Times New Roman" w:hAnsi="Times New Roman" w:cs="Times New Roman"/>
          <w:color w:val="000000"/>
          <w:shd w:val="clear" w:color="auto" w:fill="FFFFFF"/>
        </w:rPr>
        <w:t>1331.41)</w:t>
      </w:r>
      <w:r w:rsidR="00A245D9" w:rsidRPr="009A536B">
        <w:rPr>
          <w:rFonts w:ascii="Times New Roman" w:eastAsia="Times New Roman" w:hAnsi="Times New Roman" w:cs="Times New Roman"/>
          <w:color w:val="000000"/>
          <w:shd w:val="clear" w:color="auto" w:fill="FFFFFF"/>
        </w:rPr>
        <w:t>=3.068, p=0.002</w:t>
      </w:r>
      <w:r w:rsidR="00A245D9">
        <w:rPr>
          <w:rFonts w:ascii="Times New Roman" w:eastAsia="Times New Roman" w:hAnsi="Times New Roman" w:cs="Times New Roman"/>
          <w:color w:val="000000"/>
          <w:shd w:val="clear" w:color="auto" w:fill="FFFFFF"/>
        </w:rPr>
        <w:t xml:space="preserve">; </w:t>
      </w:r>
      <w:r w:rsidR="00A245D9" w:rsidRPr="009A536B">
        <w:rPr>
          <w:rFonts w:ascii="Times New Roman" w:eastAsia="Times New Roman" w:hAnsi="Times New Roman" w:cs="Times New Roman"/>
          <w:i/>
          <w:color w:val="000000"/>
          <w:shd w:val="clear" w:color="auto" w:fill="FFFFFF"/>
        </w:rPr>
        <w:t>t</w:t>
      </w:r>
      <w:r w:rsidR="00A245D9">
        <w:rPr>
          <w:rFonts w:ascii="Times New Roman" w:hAnsi="Times New Roman" w:cs="Times New Roman"/>
        </w:rPr>
        <w:t>(892)</w:t>
      </w:r>
      <w:r w:rsidR="00A245D9" w:rsidRPr="009A536B">
        <w:rPr>
          <w:rFonts w:ascii="Times New Roman" w:hAnsi="Times New Roman" w:cs="Times New Roman"/>
        </w:rPr>
        <w:t>=2.501, p=0.</w:t>
      </w:r>
      <w:commentRangeStart w:id="12"/>
      <w:r w:rsidR="00A245D9" w:rsidRPr="009A536B">
        <w:rPr>
          <w:rFonts w:ascii="Times New Roman" w:hAnsi="Times New Roman" w:cs="Times New Roman"/>
        </w:rPr>
        <w:t>013</w:t>
      </w:r>
      <w:commentRangeEnd w:id="12"/>
      <w:r w:rsidR="006C265A">
        <w:rPr>
          <w:rStyle w:val="CommentReference"/>
          <w:rFonts w:eastAsiaTheme="minorHAnsi"/>
        </w:rPr>
        <w:commentReference w:id="12"/>
      </w:r>
      <w:r w:rsidR="00A245D9">
        <w:rPr>
          <w:rFonts w:ascii="Times New Roman" w:hAnsi="Times New Roman" w:cs="Times New Roman"/>
        </w:rPr>
        <w:t>, respectively</w:t>
      </w:r>
      <w:r w:rsidR="00A245D9" w:rsidRPr="009A536B">
        <w:rPr>
          <w:rFonts w:ascii="Times New Roman" w:hAnsi="Times New Roman" w:cs="Times New Roman"/>
        </w:rPr>
        <w:t>)</w:t>
      </w:r>
      <w:r w:rsidR="00A245D9">
        <w:rPr>
          <w:rFonts w:ascii="Times New Roman" w:hAnsi="Times New Roman" w:cs="Times New Roman"/>
        </w:rPr>
        <w:t xml:space="preserve">. </w:t>
      </w:r>
      <w:r w:rsidR="00A245D9">
        <w:rPr>
          <w:rFonts w:ascii="Times New Roman" w:eastAsia="Times New Roman" w:hAnsi="Times New Roman" w:cs="Times New Roman"/>
          <w:color w:val="000000"/>
          <w:shd w:val="clear" w:color="auto" w:fill="FFFFFF"/>
        </w:rPr>
        <w:t>GLMMs</w:t>
      </w:r>
      <w:r w:rsidR="00A245D9" w:rsidRPr="005C10C4">
        <w:rPr>
          <w:rFonts w:ascii="Times New Roman" w:eastAsia="Times New Roman" w:hAnsi="Times New Roman" w:cs="Times New Roman"/>
          <w:color w:val="000000"/>
          <w:shd w:val="clear" w:color="auto" w:fill="FFFFFF"/>
        </w:rPr>
        <w:t xml:space="preserve"> </w:t>
      </w:r>
      <w:r w:rsidR="00A245D9">
        <w:rPr>
          <w:rFonts w:ascii="Times New Roman" w:eastAsia="Times New Roman" w:hAnsi="Times New Roman" w:cs="Times New Roman"/>
          <w:color w:val="000000"/>
          <w:shd w:val="clear" w:color="auto" w:fill="FFFFFF"/>
        </w:rPr>
        <w:t>revealed that age-sex class significantly influences SDB and cortisol, with nulliparous females</w:t>
      </w:r>
      <w:r w:rsidR="00A245D9" w:rsidRPr="005C10C4">
        <w:rPr>
          <w:rFonts w:ascii="Times New Roman" w:eastAsia="Times New Roman" w:hAnsi="Times New Roman" w:cs="Times New Roman"/>
          <w:color w:val="000000"/>
          <w:shd w:val="clear" w:color="auto" w:fill="FFFFFF"/>
        </w:rPr>
        <w:t xml:space="preserve"> </w:t>
      </w:r>
      <w:r w:rsidR="00A245D9">
        <w:rPr>
          <w:rFonts w:ascii="Times New Roman" w:eastAsia="Times New Roman" w:hAnsi="Times New Roman" w:cs="Times New Roman"/>
          <w:color w:val="000000"/>
          <w:shd w:val="clear" w:color="auto" w:fill="FFFFFF"/>
        </w:rPr>
        <w:t>having</w:t>
      </w:r>
      <w:r w:rsidR="00A245D9" w:rsidRPr="005C10C4">
        <w:rPr>
          <w:rFonts w:ascii="Times New Roman" w:eastAsia="Times New Roman" w:hAnsi="Times New Roman" w:cs="Times New Roman"/>
          <w:color w:val="000000"/>
          <w:shd w:val="clear" w:color="auto" w:fill="FFFFFF"/>
        </w:rPr>
        <w:t xml:space="preserve"> </w:t>
      </w:r>
      <w:r w:rsidR="00A245D9">
        <w:rPr>
          <w:rFonts w:ascii="Times New Roman" w:eastAsia="Times New Roman" w:hAnsi="Times New Roman" w:cs="Times New Roman"/>
          <w:color w:val="000000"/>
          <w:shd w:val="clear" w:color="auto" w:fill="FFFFFF"/>
        </w:rPr>
        <w:t>the highest</w:t>
      </w:r>
      <w:r w:rsidR="00A245D9" w:rsidRPr="005C10C4">
        <w:rPr>
          <w:rFonts w:ascii="Times New Roman" w:eastAsia="Times New Roman" w:hAnsi="Times New Roman" w:cs="Times New Roman"/>
          <w:color w:val="000000"/>
          <w:shd w:val="clear" w:color="auto" w:fill="FFFFFF"/>
        </w:rPr>
        <w:t xml:space="preserve"> rate</w:t>
      </w:r>
      <w:r w:rsidR="00A245D9">
        <w:rPr>
          <w:rFonts w:ascii="Times New Roman" w:eastAsia="Times New Roman" w:hAnsi="Times New Roman" w:cs="Times New Roman"/>
          <w:color w:val="000000"/>
          <w:shd w:val="clear" w:color="auto" w:fill="FFFFFF"/>
        </w:rPr>
        <w:t>s of SDB</w:t>
      </w:r>
      <w:r w:rsidR="00A245D9" w:rsidRPr="005C10C4">
        <w:rPr>
          <w:rFonts w:ascii="Times New Roman" w:eastAsia="Times New Roman" w:hAnsi="Times New Roman" w:cs="Times New Roman"/>
          <w:color w:val="000000"/>
          <w:shd w:val="clear" w:color="auto" w:fill="FFFFFF"/>
        </w:rPr>
        <w:t xml:space="preserve"> </w:t>
      </w:r>
      <w:r w:rsidR="00A245D9">
        <w:rPr>
          <w:rFonts w:ascii="Times New Roman" w:eastAsia="Times New Roman" w:hAnsi="Times New Roman" w:cs="Times New Roman"/>
          <w:color w:val="000000"/>
          <w:shd w:val="clear" w:color="auto" w:fill="FFFFFF"/>
        </w:rPr>
        <w:t>(</w:t>
      </w:r>
      <w:r w:rsidR="00A245D9" w:rsidRPr="005C10C4">
        <w:rPr>
          <w:rFonts w:ascii="Times New Roman" w:eastAsia="Times New Roman" w:hAnsi="Times New Roman" w:cs="Times New Roman"/>
          <w:color w:val="000000"/>
          <w:shd w:val="clear" w:color="auto" w:fill="FFFFFF"/>
          <w:lang w:val="el-GR"/>
        </w:rPr>
        <w:t>β</w:t>
      </w:r>
      <w:r w:rsidR="00A245D9">
        <w:rPr>
          <w:rFonts w:ascii="Times New Roman" w:eastAsia="Times New Roman" w:hAnsi="Times New Roman" w:cs="Times New Roman"/>
          <w:color w:val="000000"/>
          <w:shd w:val="clear" w:color="auto" w:fill="FFFFFF"/>
        </w:rPr>
        <w:t xml:space="preserve">=0.250, p&lt;0.001) and parous females having the highest cortisol </w:t>
      </w:r>
      <w:r w:rsidR="00346BB8">
        <w:rPr>
          <w:rFonts w:ascii="Times New Roman" w:eastAsia="Times New Roman" w:hAnsi="Times New Roman" w:cs="Times New Roman"/>
          <w:color w:val="000000"/>
          <w:shd w:val="clear" w:color="auto" w:fill="FFFFFF"/>
        </w:rPr>
        <w:t>levels</w:t>
      </w:r>
      <w:r w:rsidR="00346BB8">
        <w:rPr>
          <w:rFonts w:ascii="Times New Roman" w:hAnsi="Times New Roman" w:cs="Times New Roman"/>
          <w:bCs/>
          <w:color w:val="000000"/>
          <w:shd w:val="clear" w:color="auto" w:fill="FFFFFF"/>
        </w:rPr>
        <w:t xml:space="preserve"> </w:t>
      </w:r>
      <w:r w:rsidR="00A245D9">
        <w:rPr>
          <w:rFonts w:ascii="Times New Roman" w:hAnsi="Times New Roman" w:cs="Times New Roman"/>
          <w:bCs/>
          <w:color w:val="000000"/>
          <w:shd w:val="clear" w:color="auto" w:fill="FFFFFF"/>
        </w:rPr>
        <w:t>(</w:t>
      </w:r>
      <w:r w:rsidR="00A245D9">
        <w:rPr>
          <w:rFonts w:ascii="Times New Roman" w:eastAsia="Times New Roman" w:hAnsi="Times New Roman" w:cs="Times New Roman"/>
          <w:color w:val="000000"/>
          <w:shd w:val="clear" w:color="auto" w:fill="FFFFFF"/>
          <w:lang w:val="el-GR"/>
        </w:rPr>
        <w:t>β</w:t>
      </w:r>
      <w:r w:rsidR="00A245D9">
        <w:rPr>
          <w:rFonts w:ascii="Times New Roman" w:hAnsi="Times New Roman" w:cs="Times New Roman"/>
          <w:bCs/>
          <w:color w:val="000000"/>
          <w:shd w:val="clear" w:color="auto" w:fill="FFFFFF"/>
        </w:rPr>
        <w:t xml:space="preserve">=141,335.39, p=0.006). </w:t>
      </w:r>
      <w:r w:rsidR="00A245D9">
        <w:rPr>
          <w:rFonts w:ascii="Times New Roman" w:eastAsia="Times New Roman" w:hAnsi="Times New Roman" w:cs="Times New Roman"/>
          <w:color w:val="000000"/>
          <w:shd w:val="clear" w:color="auto" w:fill="FFFFFF"/>
        </w:rPr>
        <w:t>We found evidence that nulliparous females may serve</w:t>
      </w:r>
      <w:r w:rsidR="00A245D9" w:rsidRPr="002D3B95">
        <w:rPr>
          <w:rFonts w:ascii="Times New Roman" w:eastAsia="Times New Roman" w:hAnsi="Times New Roman" w:cs="Times New Roman"/>
          <w:color w:val="000000"/>
          <w:shd w:val="clear" w:color="auto" w:fill="FFFFFF"/>
        </w:rPr>
        <w:t xml:space="preserve"> as s</w:t>
      </w:r>
      <w:r w:rsidR="00A245D9">
        <w:rPr>
          <w:rFonts w:ascii="Times New Roman" w:eastAsia="Times New Roman" w:hAnsi="Times New Roman" w:cs="Times New Roman"/>
          <w:color w:val="000000"/>
          <w:shd w:val="clear" w:color="auto" w:fill="FFFFFF"/>
        </w:rPr>
        <w:t xml:space="preserve">ocial buffers for one another. </w:t>
      </w:r>
      <w:r w:rsidR="00346BB8">
        <w:rPr>
          <w:rFonts w:ascii="Times New Roman" w:eastAsia="Times New Roman" w:hAnsi="Times New Roman" w:cs="Times New Roman"/>
          <w:color w:val="000000"/>
          <w:shd w:val="clear" w:color="auto" w:fill="FFFFFF"/>
        </w:rPr>
        <w:t xml:space="preserve">We discuss how the </w:t>
      </w:r>
      <w:r w:rsidR="00A245D9">
        <w:rPr>
          <w:rFonts w:ascii="Times New Roman" w:eastAsia="Times New Roman" w:hAnsi="Times New Roman" w:cs="Times New Roman"/>
          <w:color w:val="000000"/>
          <w:shd w:val="clear" w:color="auto" w:fill="FFFFFF"/>
        </w:rPr>
        <w:t xml:space="preserve">costs and benefits of socializing </w:t>
      </w:r>
      <w:r w:rsidR="00C065C2">
        <w:rPr>
          <w:rFonts w:ascii="Times New Roman" w:eastAsia="Times New Roman" w:hAnsi="Times New Roman" w:cs="Times New Roman"/>
          <w:color w:val="000000"/>
          <w:shd w:val="clear" w:color="auto" w:fill="FFFFFF"/>
        </w:rPr>
        <w:t xml:space="preserve">change </w:t>
      </w:r>
      <w:r w:rsidR="00A245D9">
        <w:rPr>
          <w:rFonts w:ascii="Times New Roman" w:eastAsia="Times New Roman" w:hAnsi="Times New Roman" w:cs="Times New Roman"/>
          <w:color w:val="000000"/>
          <w:shd w:val="clear" w:color="auto" w:fill="FFFFFF"/>
        </w:rPr>
        <w:t>over the life span</w:t>
      </w:r>
      <w:r w:rsidR="00C065C2">
        <w:rPr>
          <w:rFonts w:ascii="Times New Roman" w:hAnsi="Times New Roman" w:cs="Times New Roman"/>
          <w:color w:val="000000"/>
          <w:shd w:val="clear" w:color="auto" w:fill="FFFFFF"/>
        </w:rPr>
        <w:t xml:space="preserve"> in conjunction with energetic needs. We suggest that</w:t>
      </w:r>
      <w:r w:rsidR="00A245D9" w:rsidRPr="00897C90">
        <w:rPr>
          <w:rFonts w:ascii="Times New Roman" w:hAnsi="Times New Roman" w:cs="Times New Roman"/>
          <w:color w:val="000000"/>
          <w:shd w:val="clear" w:color="auto" w:fill="FFFFFF"/>
        </w:rPr>
        <w:t xml:space="preserve"> </w:t>
      </w:r>
      <w:r w:rsidR="00C065C2">
        <w:rPr>
          <w:rFonts w:ascii="Times New Roman" w:hAnsi="Times New Roman" w:cs="Times New Roman"/>
          <w:color w:val="000000"/>
          <w:shd w:val="clear" w:color="auto" w:fill="FFFFFF"/>
        </w:rPr>
        <w:t xml:space="preserve">measuring </w:t>
      </w:r>
      <w:r w:rsidR="00A245D9">
        <w:rPr>
          <w:rFonts w:ascii="Times New Roman" w:hAnsi="Times New Roman" w:cs="Times New Roman"/>
          <w:color w:val="000000"/>
          <w:shd w:val="clear" w:color="auto" w:fill="FFFFFF"/>
        </w:rPr>
        <w:t>SDB</w:t>
      </w:r>
      <w:r w:rsidR="00A245D9" w:rsidRPr="00897C90">
        <w:rPr>
          <w:rFonts w:ascii="Times New Roman" w:hAnsi="Times New Roman" w:cs="Times New Roman"/>
          <w:color w:val="000000"/>
          <w:shd w:val="clear" w:color="auto" w:fill="FFFFFF"/>
        </w:rPr>
        <w:t xml:space="preserve"> </w:t>
      </w:r>
      <w:r w:rsidR="00C065C2">
        <w:rPr>
          <w:rFonts w:ascii="Times New Roman" w:hAnsi="Times New Roman" w:cs="Times New Roman"/>
          <w:color w:val="000000"/>
          <w:shd w:val="clear" w:color="auto" w:fill="FFFFFF"/>
        </w:rPr>
        <w:t xml:space="preserve">may be a useful tool </w:t>
      </w:r>
      <w:r w:rsidR="00A245D9" w:rsidRPr="00897C90">
        <w:rPr>
          <w:rFonts w:ascii="Times New Roman" w:hAnsi="Times New Roman" w:cs="Times New Roman"/>
          <w:color w:val="000000"/>
          <w:shd w:val="clear" w:color="auto" w:fill="FFFFFF"/>
        </w:rPr>
        <w:t xml:space="preserve">for assessing </w:t>
      </w:r>
      <w:r w:rsidR="00A245D9">
        <w:rPr>
          <w:rFonts w:ascii="Times New Roman" w:hAnsi="Times New Roman" w:cs="Times New Roman"/>
          <w:color w:val="000000"/>
          <w:shd w:val="clear" w:color="auto" w:fill="FFFFFF"/>
        </w:rPr>
        <w:t>relationship</w:t>
      </w:r>
      <w:r w:rsidR="00346BB8">
        <w:rPr>
          <w:rFonts w:ascii="Times New Roman" w:hAnsi="Times New Roman" w:cs="Times New Roman"/>
          <w:color w:val="000000"/>
          <w:shd w:val="clear" w:color="auto" w:fill="FFFFFF"/>
        </w:rPr>
        <w:t xml:space="preserve"> quality</w:t>
      </w:r>
      <w:r w:rsidR="00A245D9">
        <w:rPr>
          <w:rFonts w:ascii="Times New Roman" w:hAnsi="Times New Roman" w:cs="Times New Roman"/>
          <w:color w:val="000000"/>
          <w:shd w:val="clear" w:color="auto" w:fill="FFFFFF"/>
        </w:rPr>
        <w:t xml:space="preserve"> in wild orangutans.</w:t>
      </w:r>
    </w:p>
    <w:p w14:paraId="0AD4B96F" w14:textId="2B9EB60A" w:rsidR="00A245D9" w:rsidRDefault="00A245D9" w:rsidP="003D3216">
      <w:pPr>
        <w:spacing w:line="480" w:lineRule="auto"/>
        <w:rPr>
          <w:rFonts w:ascii="Times New Roman" w:hAnsi="Times New Roman" w:cs="Times New Roman"/>
          <w:b/>
          <w:color w:val="000000"/>
          <w:shd w:val="clear" w:color="auto" w:fill="FFFFFF"/>
        </w:rPr>
      </w:pPr>
    </w:p>
    <w:p w14:paraId="2F8AC040" w14:textId="77777777" w:rsidR="00346BB8" w:rsidRDefault="00346BB8" w:rsidP="003D3216">
      <w:pPr>
        <w:spacing w:line="480" w:lineRule="auto"/>
        <w:rPr>
          <w:rFonts w:ascii="Times New Roman" w:hAnsi="Times New Roman" w:cs="Times New Roman"/>
          <w:b/>
          <w:color w:val="000000"/>
          <w:shd w:val="clear" w:color="auto" w:fill="FFFFFF"/>
        </w:rPr>
      </w:pPr>
    </w:p>
    <w:p w14:paraId="375E38E7" w14:textId="478615C3" w:rsidR="00B83A6F" w:rsidRDefault="00B83A6F" w:rsidP="003D3216">
      <w:pPr>
        <w:spacing w:line="480" w:lineRule="auto"/>
        <w:outlineLvl w:val="0"/>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Keywords</w:t>
      </w:r>
    </w:p>
    <w:p w14:paraId="7DFDBB51" w14:textId="4042E9E8" w:rsidR="00B83A6F" w:rsidRDefault="00B83A6F" w:rsidP="003D3216">
      <w:pPr>
        <w:spacing w:line="480" w:lineRule="auto"/>
        <w:outlineLvl w:val="0"/>
        <w:rPr>
          <w:rFonts w:ascii="Times New Roman" w:hAnsi="Times New Roman" w:cs="Times New Roman"/>
          <w:color w:val="000000"/>
          <w:shd w:val="clear" w:color="auto" w:fill="FFFFFF"/>
        </w:rPr>
      </w:pPr>
      <w:r w:rsidRPr="00494D61">
        <w:rPr>
          <w:rFonts w:ascii="Times New Roman" w:hAnsi="Times New Roman" w:cs="Times New Roman"/>
          <w:color w:val="000000"/>
          <w:shd w:val="clear" w:color="auto" w:fill="FFFFFF"/>
        </w:rPr>
        <w:t xml:space="preserve">Ape, stress, self-directed behavior, </w:t>
      </w:r>
      <w:r w:rsidR="00494D61">
        <w:rPr>
          <w:rFonts w:ascii="Times New Roman" w:hAnsi="Times New Roman" w:cs="Times New Roman"/>
          <w:color w:val="000000"/>
          <w:shd w:val="clear" w:color="auto" w:fill="FFFFFF"/>
        </w:rPr>
        <w:t>cortisol, sociality</w:t>
      </w:r>
    </w:p>
    <w:p w14:paraId="62144ECF" w14:textId="77777777" w:rsidR="00494D61" w:rsidRPr="00494D61" w:rsidRDefault="00494D61" w:rsidP="003D3216">
      <w:pPr>
        <w:spacing w:line="480" w:lineRule="auto"/>
        <w:rPr>
          <w:rFonts w:ascii="Times New Roman" w:hAnsi="Times New Roman" w:cs="Times New Roman"/>
          <w:color w:val="000000"/>
          <w:shd w:val="clear" w:color="auto" w:fill="FFFFFF"/>
        </w:rPr>
      </w:pPr>
    </w:p>
    <w:p w14:paraId="1390C120" w14:textId="3F43D192" w:rsidR="00EC1D55" w:rsidRPr="00D94D9E" w:rsidRDefault="00EC1D55" w:rsidP="003D3216">
      <w:pPr>
        <w:spacing w:line="480" w:lineRule="auto"/>
        <w:outlineLvl w:val="0"/>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 </w:t>
      </w:r>
      <w:commentRangeStart w:id="13"/>
      <w:r w:rsidRPr="00D94D9E">
        <w:rPr>
          <w:rFonts w:ascii="Times New Roman" w:hAnsi="Times New Roman" w:cs="Times New Roman"/>
          <w:b/>
          <w:color w:val="000000"/>
          <w:shd w:val="clear" w:color="auto" w:fill="FFFFFF"/>
        </w:rPr>
        <w:t>Introduction</w:t>
      </w:r>
      <w:commentRangeEnd w:id="13"/>
      <w:r w:rsidR="00765B76">
        <w:rPr>
          <w:rStyle w:val="CommentReference"/>
          <w:rFonts w:eastAsiaTheme="minorHAnsi"/>
        </w:rPr>
        <w:commentReference w:id="13"/>
      </w:r>
    </w:p>
    <w:p w14:paraId="334DA05F" w14:textId="77777777" w:rsidR="00EC1D55" w:rsidRPr="00D94D9E" w:rsidRDefault="00EC1D55" w:rsidP="003D3216">
      <w:pPr>
        <w:spacing w:line="480" w:lineRule="auto"/>
        <w:ind w:firstLine="720"/>
        <w:jc w:val="both"/>
        <w:rPr>
          <w:rFonts w:ascii="Times New Roman" w:hAnsi="Times New Roman" w:cs="Times New Roman"/>
          <w:b/>
          <w:color w:val="000000"/>
          <w:shd w:val="clear" w:color="auto" w:fill="FFFFFF"/>
        </w:rPr>
      </w:pPr>
    </w:p>
    <w:p w14:paraId="440E3BBF" w14:textId="3E588BF4" w:rsidR="006F007B" w:rsidRDefault="00EC1D55" w:rsidP="00A346FD">
      <w:pPr>
        <w:spacing w:line="480" w:lineRule="auto"/>
        <w:ind w:firstLine="720"/>
        <w:rPr>
          <w:rFonts w:ascii="Times New Roman" w:hAnsi="Times New Roman" w:cs="Times New Roman"/>
        </w:rPr>
      </w:pPr>
      <w:r w:rsidRPr="00D94D9E">
        <w:rPr>
          <w:rFonts w:ascii="Times New Roman" w:hAnsi="Times New Roman" w:cs="Times New Roman"/>
        </w:rPr>
        <w:t xml:space="preserve">Understanding primate sociality is a central issue in primatology. Living in social groups has costs and benefits that vary across and within species, being influenced by many factors including distribution of resources, predation pressure, and infanticide risk </w:t>
      </w:r>
      <w:r w:rsidRPr="00D94D9E">
        <w:rPr>
          <w:rFonts w:ascii="Times New Roman" w:hAnsi="Times New Roman" w:cs="Times New Roman"/>
        </w:rPr>
        <w:fldChar w:fldCharType="begin"/>
      </w:r>
      <w:r w:rsidR="003F381B">
        <w:rPr>
          <w:rFonts w:ascii="Times New Roman" w:hAnsi="Times New Roman" w:cs="Times New Roman"/>
        </w:rPr>
        <w:instrText xml:space="preserve"> ADDIN ZOTERO_ITEM CSL_CITATION {"citationID":"XCoBNJRf","properties":{"formattedCitation":"(Sterck, Watts, and Schaik 1997; van Schaik 1999; Wrangham 1980; Utami et al. 1997)","plainCitation":"(Sterck, Watts, and Schaik 1997; van Schaik 1999; Wrangham 1980; Utami et al. 1997)","dontUpdate":true,"noteIndex":0},"citationItems":[{"id":279,"uris":["http://zotero.org/users/local/Wu3kfUMj/items/2RA9US8Z"],"uri":["http://zotero.org/users/local/Wu3kfUMj/items/2RA9US8Z"],"itemData":{"id":279,"type":"article-journal","title":"The evolution of female social relationships in nonhuman primates","container-title":"Behavioral Ecology and Sociobiology","page":"291-309","volume":"41","issue":"5","source":"link.springer.com","abstract":"Considerable interspecific variation in female social relationships occurs in gregarious primates, particularly with regard to agonism and cooperation between females and to the quality of female relationships with males. This variation exists alongside variation in female philopatry and dispersal. Socioecological theories have tried to explain variation in female-female social relationships from an evolutionary perspective focused on ecological factors, notably predation and food distribution. According to the current “ecological model”, predation risk forces females of most diurnal primate species to live in groups; the strength of the contest component of competition for resources within and between groups then largely determines social relationships between females. Social relationships among gregarious females are here characterized as Dispersal-Egalitarian, Resident-Nepotistic, Resident-Nepotistic-Tolerant, or Resident-Egalitarian. This ecological model has successfully explained differences in the occurrence of formal submission signals, decided dominance relationships, coalitions and female philopatry. Group size and female rank generally affect female reproduction success as the model predicts, and studies of closely related species in different ecological circumstances underscore the importance of the model. Some cases, however, can only be explained when we extend the model to incorporate the effects of infanticide risk and habitat saturation. We review evidence in support of the ecological model and test the power of alternative models that invoke between-group competition, forced female philopatry, demographic female recruitment, male interventions into female aggression, and male harassment. Not one of these models can replace the ecological model, which already encompasses the between-group competition. Currently the best model, which explains several phenomena that the ecological model does not, is a “socioecological model” based on the combined importance of ecological factors, habitat saturation and infanticide avoidance. We note some points of similarity and divergence with other mammalian taxa; these remain to be explored in detail.","DOI":"10.1007/s002650050390","ISSN":"0340-5443, 1432-0762","journalAbbreviation":"Behav Ecol Sociobiol","language":"en","author":[{"family":"Sterck","given":"Elisabeth H. M."},{"family":"Watts","given":"David P."},{"family":"Schaik","given":"Carel P.","dropping-particle":"van"}],"issued":{"date-parts":[["1997",11,1]]}}},{"id":243,"uris":["http://zotero.org/users/local/Wu3kfUMj/items/ADADEQRR"],"uri":["http://zotero.org/users/local/Wu3kfUMj/items/ADADEQRR"],"itemData":{"id":243,"type":"article-journal","title":"The socioecology of fission-fusion sociality in Orangutans","container-title":"Primates","page":"69-86","volume":"40","issue":"1","source":"link.springer.com","abstract":"Fission-fusion systems can have the group or the individual as their primary unit. In group-based fission-fusion systems, predation risk reduction is the major benefit to grouping, in the individual-based ones the benefits are likely to be primarily social. Orangutans, like chimpanzees, are examples of an individual-based fission-fusion species. The orangutans inhabiting a Sumatran swamp forest (Suaq Balimbing) are more likely than elsewhere to form travel parties. As elsewhere, the main benefits of grouping are social: mating opportunities, protection from harassment and socialization of infants. Most animals also incur costs, but these are relatively low at Suaq Balimbing due to the high productivity of the swamp. Costs seem to be disproportionately high for females with mid-sized infants, who avoid parties.","DOI":"10.1007/BF02557703","ISSN":"0032-8332, 1610-7365","journalAbbreviation":"Primates","language":"en","author":[{"family":"Schaik","given":"Carel P.","non-dropping-particle":"van"}],"issued":{"date-parts":[["1999",1,1]]}}},{"id":288,"uris":["http://zotero.org/users/local/Wu3kfUMj/items/QTCFNEEN"],"uri":["http://zotero.org/users/local/Wu3kfUMj/items/QTCFNEEN"],"itemData":{"id":288,"type":"article-journal","title":"An Ecological Model of Female-Bonded Primate Groups","container-title":"Behaviour","page":"262-300","volume":"75","issue":"3","source":"booksandjournals.brillonline.com","abstract":"1. Multi-female groups of primates fall into two main classes, (a) female-bonded (FB) and (b) non-female-bonded (non-FB). A model is presented to account for the evolution of FB groups in terms of ecological pressures on female relationships. 2. The model suggests that FB groups have evolved as a result of competition for high-quality food patches containing a limited number of feeding sites. Groups are viewed as being based on cooperative relationships among females. These relationships are beneficial because cooperators act together to supplant others from preferred food patches. 3. Ecological data support the model for most FB species, but not for Theropithecus gelada or Colobus guereza, whose foods are not found in high-quality patches with limited feeding sites. Non-FB species conform to expectation, either because they do not use high-quality patches, or because feeding competition has disruptive effects during periods of food scarcity. 4. The behaviour of females differs as expected between FB and non-FB species in group movements and in inter-group interactions; in both contexts females are more involved in FB species. 5. Multi-male groups tend to be found in non-territorial FB species. The presence of several males per group is suggested to benefit females by raising the competitive ability of the group in inter-group interactions. 6. Competitive relationships among females are more strongly marked in FB groups than in non-FB groups. The model suggests that relationships in most FB groups are ultimately related to feeding competition.","DOI":"10.1163/156853980X00447","ISSN":"1568-539X","author":[{"family":"Wrangham","given":"Richard W."}],"issued":{"date-parts":[["1980",1,1]]}}},{"id":361,"uris":["http://zotero.org/users/local/Wu3kfUMj/items/3IV2EFDK"],"uri":["http://zotero.org/users/local/Wu3kfUMj/items/3IV2EFDK"],"itemData":{"id":361,"type":"article-journal","title":"Food Competition Between Wild Orangutans in Large Fig Trees","container-title":"International Journal of Primatology","page":"909-927","volume":"18","issue":"6","source":"link.springer.com","abstract":"Orangutans are usually solitary. However, occasionally aggregations are formed, especially in large fruiting fig trees. Individuals in these aggregations may experience scramble or contest competition for food. We investigated the type and strength of food competition in large figs among wild Sumatran orangutans. Adult males foraged more efficiently than adult females and subadult males did. The availability of ripe fruit is positively related to the number of orangutans visiting a fig tree and their foraging efficiency. The number of orangutans in a fig tree did not affect patch residence time and foraging behavior, though orangutans spent more time feeding when aggregation size increased in a fig tree. Dominance relationships could be measured in a number of dyads. Differences in dominance did not affect foraging behavior. The patch residence time of subordinate individuals was reduced on days that a dominant individual also visited the fig. In conclusion, orangutans seem to adjust aggregation size to the number of available ripe fruits in a fig tree in such a way that scramble competition was absent. Contest competition determined access to large fig trees.","DOI":"10.1023/A:1026392012922","ISSN":"0164-0291, 1573-8604","journalAbbreviation":"International Journal of Primatology","language":"en","author":[{"family":"Utami","given":"Sri Suci"},{"family":"Wich","given":"Serge A."},{"family":"Sterck","given":"Elisabeth H. M."},{"family":"Hooff","given":"Jan A. R. A. M.","dropping-particle":"van"}],"issued":{"date-parts":[["1997",12,1]]}}}],"schema":"https://github.com/citation-style-language/schema/raw/master/csl-citation.json"} </w:instrText>
      </w:r>
      <w:r w:rsidRPr="00D94D9E">
        <w:rPr>
          <w:rFonts w:ascii="Times New Roman" w:hAnsi="Times New Roman" w:cs="Times New Roman"/>
        </w:rPr>
        <w:fldChar w:fldCharType="separate"/>
      </w:r>
      <w:r w:rsidRPr="00D94D9E">
        <w:rPr>
          <w:rFonts w:ascii="Times New Roman" w:hAnsi="Times New Roman" w:cs="Times New Roman"/>
        </w:rPr>
        <w:t xml:space="preserve">(Sterck </w:t>
      </w:r>
      <w:r w:rsidRPr="009350C3">
        <w:rPr>
          <w:rFonts w:ascii="Times New Roman" w:hAnsi="Times New Roman" w:cs="Times New Roman"/>
          <w:i/>
        </w:rPr>
        <w:t xml:space="preserve">et al. </w:t>
      </w:r>
      <w:r w:rsidRPr="00D94D9E">
        <w:rPr>
          <w:rFonts w:ascii="Times New Roman" w:hAnsi="Times New Roman" w:cs="Times New Roman"/>
        </w:rPr>
        <w:t>1997; van Schaik 1999; Wrangham 1980)</w:t>
      </w:r>
      <w:r w:rsidRPr="00D94D9E">
        <w:rPr>
          <w:rFonts w:ascii="Times New Roman" w:hAnsi="Times New Roman" w:cs="Times New Roman"/>
        </w:rPr>
        <w:fldChar w:fldCharType="end"/>
      </w:r>
      <w:r w:rsidRPr="00D94D9E">
        <w:rPr>
          <w:rFonts w:ascii="Times New Roman" w:hAnsi="Times New Roman" w:cs="Times New Roman"/>
        </w:rPr>
        <w:t xml:space="preserve">. Orangutans </w:t>
      </w:r>
      <w:r w:rsidR="00DD34F8">
        <w:rPr>
          <w:rFonts w:ascii="Times New Roman" w:hAnsi="Times New Roman" w:cs="Times New Roman"/>
        </w:rPr>
        <w:t>(</w:t>
      </w:r>
      <w:r w:rsidR="00DD34F8" w:rsidRPr="00DD34F8">
        <w:rPr>
          <w:rFonts w:ascii="Times New Roman" w:hAnsi="Times New Roman" w:cs="Times New Roman"/>
          <w:i/>
        </w:rPr>
        <w:t>Pongo sp</w:t>
      </w:r>
      <w:r w:rsidR="00DD34F8">
        <w:rPr>
          <w:rFonts w:ascii="Times New Roman" w:hAnsi="Times New Roman" w:cs="Times New Roman"/>
        </w:rPr>
        <w:t xml:space="preserve">.) </w:t>
      </w:r>
      <w:r w:rsidRPr="00D94D9E">
        <w:rPr>
          <w:rFonts w:ascii="Times New Roman" w:hAnsi="Times New Roman" w:cs="Times New Roman"/>
        </w:rPr>
        <w:t xml:space="preserve">are unusual among higher primates in their low degree of sociality. Described as semi-solitary </w:t>
      </w:r>
      <w:r w:rsidRPr="00D94D9E">
        <w:rPr>
          <w:rFonts w:ascii="Times New Roman" w:hAnsi="Times New Roman" w:cs="Times New Roman"/>
        </w:rPr>
        <w:fldChar w:fldCharType="begin"/>
      </w:r>
      <w:r w:rsidR="00226B7D">
        <w:rPr>
          <w:rFonts w:ascii="Times New Roman" w:hAnsi="Times New Roman" w:cs="Times New Roman"/>
        </w:rPr>
        <w:instrText xml:space="preserve"> ADDIN ZOTERO_ITEM CSL_CITATION {"citationID":"JoINqfY4","properties":{"formattedCitation":"(Galdikas, 1985a)","plainCitation":"(Galdikas, 1985a)","dontUpdate":true,"noteIndex":0},"citationItems":[{"id":38,"uris":["http://zotero.org/users/local/Wu3kfUMj/items/2VIMRS2A"],"uri":["http://zotero.org/users/local/Wu3kfUMj/items/2VIMRS2A"],"itemData":{"id":38,"type":"article-journal","title":"Orangutan sociality at Tanjung Puting","container-title":"American Journal of Primatology","page":"101-119","volume":"9","issue":"2","source":"Wiley Online Library","abstract":"During a four-year period, more than 6,800 hours of observation were collected on 58 individually recognized wild orangutans in a 35-km2 study area at the Tanjung Puting Reserve, Kalimantan Tengah (Central Indonesian Borneo). As in other areas, although small temporary associations of orangutans recurred, the basic units of populations consisted of (1) adult males, (2) adult females with one or two dependent offspring, and (3) independent immatures (adolescent males and females and subadult males) with units predominantly solitary. However, independent immatures were more gregarious and social than adults. Adolescent females in particular spent more time in groupings than did adult females. Although successfully consorting adult males might spend up to 22% of time observed in association with other orangutans, adult males were the least social of all age/sex classes once consortships were excluded. Ninety percent of their participation in social groupings consisted of sexual consortships. Adult males were totally intolerant of each other; only four encounters between adult males were observed. All involved avoidance or aggression, including one lengthy combat. Adult females were solitary but social and participated in a variety of groupings. However, with the exception of adult females briefly following consorting couples, nonreceptive adult females did not initiate or maintain social contact with orangutans other than adult females. Comparisons with results of studies from other areas indicate that, once samples used in each study are made explicit and aggregations owing to chance encounters at major food sources excluded, orangutan sociality seems relatively consistent over the entire range in which the species is found. Bornean orangutans are not as totally asocial as the first studies in the wild indicated. In fact, it would probably be better to characterize wild orangutans as semisolitary, rather than solitary.","DOI":"10.1002/ajp.1350090204","ISSN":"1098-2345","journalAbbreviation":"Am. J. Primatol.","language":"en","author":[{"family":"Galdikas","given":"Biruté M. F."}],"issued":{"date-parts":[["1985",1,1]]}}}],"schema":"https://github.com/citation-style-language/schema/raw/master/csl-citation.json"} </w:instrText>
      </w:r>
      <w:r w:rsidRPr="00D94D9E">
        <w:rPr>
          <w:rFonts w:ascii="Times New Roman" w:hAnsi="Times New Roman" w:cs="Times New Roman"/>
        </w:rPr>
        <w:fldChar w:fldCharType="separate"/>
      </w:r>
      <w:r w:rsidR="009E4F6A">
        <w:rPr>
          <w:rFonts w:ascii="Times New Roman" w:hAnsi="Times New Roman" w:cs="Times New Roman"/>
        </w:rPr>
        <w:t xml:space="preserve">(Galdikas </w:t>
      </w:r>
      <w:r w:rsidR="000A7542" w:rsidRPr="000A7542">
        <w:rPr>
          <w:rFonts w:ascii="Times New Roman" w:hAnsi="Times New Roman" w:cs="Times New Roman"/>
        </w:rPr>
        <w:t>1985a)</w:t>
      </w:r>
      <w:r w:rsidRPr="00D94D9E">
        <w:rPr>
          <w:rFonts w:ascii="Times New Roman" w:hAnsi="Times New Roman" w:cs="Times New Roman"/>
        </w:rPr>
        <w:fldChar w:fldCharType="end"/>
      </w:r>
      <w:r w:rsidRPr="00D94D9E">
        <w:rPr>
          <w:rFonts w:ascii="Times New Roman" w:hAnsi="Times New Roman" w:cs="Times New Roman"/>
        </w:rPr>
        <w:t xml:space="preserve">, with individual based fission-fusion dynamics </w:t>
      </w:r>
      <w:r w:rsidRPr="00D94D9E">
        <w:rPr>
          <w:rFonts w:ascii="Times New Roman" w:hAnsi="Times New Roman" w:cs="Times New Roman"/>
        </w:rPr>
        <w:fldChar w:fldCharType="begin"/>
      </w:r>
      <w:r w:rsidR="003F381B">
        <w:rPr>
          <w:rFonts w:ascii="Times New Roman" w:hAnsi="Times New Roman" w:cs="Times New Roman"/>
        </w:rPr>
        <w:instrText xml:space="preserve"> ADDIN ZOTERO_ITEM CSL_CITATION {"citationID":"ItW08D3l","properties":{"formattedCitation":"(Van Schaik 1999)","plainCitation":"(Van Schaik 1999)","dontUpdate":true,"noteIndex":0},"citationItems":[{"id":243,"uris":["http://zotero.org/users/local/Wu3kfUMj/items/ADADEQRR"],"uri":["http://zotero.org/users/local/Wu3kfUMj/items/ADADEQRR"],"itemData":{"id":243,"type":"article-journal","title":"The socioecology of fission-fusion sociality in Orangutans","container-title":"Primates","page":"69-86","volume":"40","issue":"1","source":"link.springer.com","abstract":"Fission-fusion systems can have the group or the individual as their primary unit. In group-based fission-fusion systems, predation risk reduction is the major benefit to grouping, in the individual-based ones the benefits are likely to be primarily social. Orangutans, like chimpanzees, are examples of an individual-based fission-fusion species. The orangutans inhabiting a Sumatran swamp forest (Suaq Balimbing) are more likely than elsewhere to form travel parties. As elsewhere, the main benefits of grouping are social: mating opportunities, protection from harassment and socialization of infants. Most animals also incur costs, but these are relatively low at Suaq Balimbing due to the high productivity of the swamp. Costs seem to be disproportionately high for females with mid-sized infants, who avoid parties.","DOI":"10.1007/BF02557703","ISSN":"0032-8332, 1610-7365","journalAbbreviation":"Primates","language":"en","author":[{"family":"Schaik","given":"Carel P.","non-dropping-particle":"van"}],"issued":{"date-parts":[["1999",1,1]]}}}],"schema":"https://github.com/citation-style-language/schema/raw/master/csl-citation.json"} </w:instrText>
      </w:r>
      <w:r w:rsidRPr="00D94D9E">
        <w:rPr>
          <w:rFonts w:ascii="Times New Roman" w:hAnsi="Times New Roman" w:cs="Times New Roman"/>
        </w:rPr>
        <w:fldChar w:fldCharType="separate"/>
      </w:r>
      <w:r w:rsidRPr="00D94D9E">
        <w:rPr>
          <w:rFonts w:ascii="Times New Roman" w:hAnsi="Times New Roman" w:cs="Times New Roman"/>
        </w:rPr>
        <w:t>(van Schaik 1999)</w:t>
      </w:r>
      <w:r w:rsidRPr="00D94D9E">
        <w:rPr>
          <w:rFonts w:ascii="Times New Roman" w:hAnsi="Times New Roman" w:cs="Times New Roman"/>
        </w:rPr>
        <w:fldChar w:fldCharType="end"/>
      </w:r>
      <w:r w:rsidRPr="00D94D9E">
        <w:rPr>
          <w:rFonts w:ascii="Times New Roman" w:hAnsi="Times New Roman" w:cs="Times New Roman"/>
        </w:rPr>
        <w:t xml:space="preserve">, orangutans provide a fairly unique opportunity to explore differences between social and solitary states within one population. With high levels of mating resistance </w:t>
      </w:r>
      <w:r w:rsidRPr="00FA50F1">
        <w:rPr>
          <w:rFonts w:ascii="Times New Roman" w:hAnsi="Times New Roman" w:cs="Times New Roman"/>
        </w:rPr>
        <w:fldChar w:fldCharType="begin"/>
      </w:r>
      <w:r w:rsidR="00226B7D" w:rsidRPr="00FA50F1">
        <w:rPr>
          <w:rFonts w:ascii="Times New Roman" w:hAnsi="Times New Roman" w:cs="Times New Roman"/>
        </w:rPr>
        <w:instrText xml:space="preserve"> ADDIN ZOTERO_ITEM CSL_CITATION {"citationID":"ZUZRA7YV","properties":{"formattedCitation":"(Fox, 2002; C. Knott et al., 2008; Cheryl Denise Knott, Emery Thompson, Stumpf, &amp; McIntyre, 2009; S. S. Utami Atmoko et al., 2009)","plainCitation":"(Fox, 2002; C. Knott et al., 2008; Cheryl Denise Knott, Emery Thompson, Stumpf, &amp; McIntyre, 2009; S. S. Utami Atmoko et al., 2009)","noteIndex":0},"citationItems":[{"id":900,"uris":["http://zotero.org/users/local/Wu3kfUMj/items/7R7DMNCW"],"uri":["http://zotero.org/users/local/Wu3kfUMj/items/7R7DMNCW"],"itemData":{"id":900,"type":"article-journal","title":"Female tactics to reduce sexual harassment in the Sumatran orangutan (Pongo pygmaeus abelii)","container-title":"Behavioral Ecology and Sociobiology","page":"93-101","volume":"52","issue":"2","source":"link.springer.com","abstract":". Orangutan males demonstrate intrasexual dimorphism with corresponding alternative mating strategies. Sexual harassment is the predominant feature of the mating strategy that subadult males pursue. This study investigated the countertactics that females employ to reduce sexual harassment by subadult males. I observed 207 copulations during more than 9,000 h of focal follows of wild Sumatran orangutans at the Suaq Balimbing Research Station over a 23-month period. Rates of copulations initiated by subadult males increased during months of high fruit abundance, and most mating attempts were directed toward females with weaned infants. Simultaneous harassment by multiple subadult males increased significantly during months of high fruit abundance, and nearly all adult female–adult male consortships occurred during periods of high fruit abundance. Females who maintained spatial association with adult males, either via consortship or by nonmating temporary parties, received lower rates of harassment, as measured by the success rate of subadult male mating attempts. Adult female–adult male parties did not always result in mating between the associating dyad. Female initiation of protective services by adult males is one social tactic that female orangutans employ to reduce sexual harassment. Females therefore receive direct services from adult males, which may be one factor that influences female mate choice in Sumatran orangutans.","DOI":"10.1007/s00265-002-0495-x","ISSN":"0340-5443, 1432-0762","journalAbbreviation":"Behav Ecol Sociobiol","language":"en","author":[{"family":"Fox","given":"ElizaBeth A."}],"issued":{"date-parts":[["2002",7,1]]}}},{"id":248,"uris":["http://zotero.org/users/local/Wu3kfUMj/items/4E33A3DM"],"uri":["http://zotero.org/users/local/Wu3kfUMj/items/4E33A3DM"],"itemData":{"id":248,"type":"article-journal","title":"Female-Female Competition in Bornean Orangutans","container-title":"International Journal of Primatology","page":"975-997","volume":"29","issue":"4","source":"link.springer.com","abstract":"The mostly solitary ranging of orangutans and the large areas over which they traverse have hampered quantification of Bornean orangutan ranging patterns and feeding competition. Because of their semisolitary existence, female orangutans have few competitive interactions among themselves. However, contest and scramble types of competition occur, and researchers consider both to be important for the species. Using 9 yr of data and &gt;22,300 h of observation of adult female orangutans in Gunung Palung National Park in Indonesian Borneo, we examined both forms of competition. Based on our analyses, we have 4 conclusions: 1) Adult female orangutans have highly overlapping home ranges, and thus there is potential for scramble competition to impose a cost. 2) Adult female orangutans actively avoid each other, suggesting that scramble competition indeed imposes a cost. 3) Adult females have distinct core areas that overlap to a lesser degree than home ranges do. 4) Analyses of contest competition reveal a slight spatial component to female competition for the first time. Preliminary evidence for core area defense and passive range exclusion may be among the mechanisms responsible for maintaining distinct adult female core areas.","DOI":"10.1007/s10764-008-9278-1","ISSN":"0164-0291, 1573-8604","journalAbbreviation":"Int J Primatol","language":"en","author":[{"family":"Knott","given":"Cheryl"},{"family":"Beaudrot","given":"Lydia"},{"family":"Snaith","given":"Tamaini"},{"family":"White","given":"Sarah"},{"family":"Tschauner","given":"Hartmut"},{"family":"Planansky","given":"George"}],"issued":{"date-parts":[["2008",8,1]]}}},{"id":1315,"uris":["http://zotero.org/users/local/Wu3kfUMj/items/8XU9HPXC"],"uri":["http://zotero.org/users/local/Wu3kfUMj/items/8XU9HPXC"],"itemData":{"id":1315,"type":"article-journal","title":"Female reproductive strategies in orangutans, evidence for female choice and counterstrategies to infanticide in a species with frequent sexual coercion","container-title":"Proceedings of the Royal Society B: Biological Sciences","abstract":"Intersexual conflicts over mating can engender antagonistic coevolution of strategies, such as coercion by males and selective resistance by females. Orangutans are exceptional among mammals for their high levels of forced copulation. This has typically been viewed as an alternative mating tactic used by the competitively disadvantaged unflanged male morph, with little understanding of how female strategies may have shaped and responded to this behaviour. Here, we show that male morph is not by itself a good predictor of mating dynamics in wild Bornean orangutans but that female conception risk mediated the occurrence and quality of male–female interactions. Near ovulation, females mated cooperatively only with prime flanged males who they encountered at higher rates. When conception risk was low, willingness to associate and mate with non-prime males increased. Our results support the hypothesis that, together with concealed ovulation, facultative association is a mechanism of female choice in a species in which females can rarely avoid coercive mating attempts. Female resistance, which reduced copulation time, may provide an additional mechanism for mate selection. However, coercive factors were also important as prime males were frequently aggressive to females and females used mating strategies consistent with infanticide avoidance. © 2009 The Royal Society","URL":"http://rspb.royalsocietypublishing.org/content/early/2009/10/06/rspb.2009.1552.abstract","DOI":"10.1098/rspb.2009.1552","journalAbbreviation":"Proc Biol Sci","author":[{"family":"Knott","given":"Cheryl Denise"},{"family":"Emery Thompson","given":"Melissa"},{"family":"Stumpf","given":"Rebecca M."},{"family":"McIntyre","given":"Matthew H."}],"issued":{"date-parts":[["2009",10,7]]}}},{"id":247,"uris":["http://zotero.org/users/local/Wu3kfUMj/items/92TXHRSN"],"uri":["http://zotero.org/users/local/Wu3kfUMj/items/92TXHRSN"],"itemData":{"id":247,"type":"chapter","title":"Orangutan mating behavior and strategies","container-title":"Orangutans: Geographic variation in behavioral ecology and conservation","publisher":"Oxford University Press","publisher-place":"Oxford","page":"235-244","event-place":"Oxford","author":[{"family":"Utami Atmoko","given":"S.S."},{"family":"Mitra Setia","given":"Tatang"},{"family":"Goossens","given":"Benoit"},{"family":"James","given":"S.S."},{"family":"Knott","given":"Cheryl D."},{"family":"Morrogh-Bernard","given":"Helen"},{"family":"Schaik","given":"Carel P.","non-dropping-particle":"van"},{"family":"Noordwijk","given":"Maria A.","non-dropping-particle":"van"}],"editor":[{"family":"Wich","given":"Serge A."},{"family":"Utami Atmoko","given":"S.S."},{"family":"Mitra Setia","given":"Tatang"},{"family":"Schaik","given":"Carel P.","non-dropping-particle":"van"}],"issued":{"date-parts":[["2009"]]}}}],"schema":"https://github.com/citation-style-language/schema/raw/master/csl-citation.json"} </w:instrText>
      </w:r>
      <w:r w:rsidRPr="00FA50F1">
        <w:rPr>
          <w:rFonts w:ascii="Times New Roman" w:hAnsi="Times New Roman" w:cs="Times New Roman"/>
        </w:rPr>
        <w:fldChar w:fldCharType="separate"/>
      </w:r>
      <w:r w:rsidR="00FA50F1" w:rsidRPr="00FA50F1">
        <w:rPr>
          <w:rFonts w:ascii="Times New Roman" w:hAnsi="Times New Roman" w:cs="Times New Roman"/>
        </w:rPr>
        <w:t>(Fox</w:t>
      </w:r>
      <w:r w:rsidR="008C06E8">
        <w:rPr>
          <w:rFonts w:ascii="Times New Roman" w:hAnsi="Times New Roman" w:cs="Times New Roman"/>
        </w:rPr>
        <w:t xml:space="preserve"> 2002; </w:t>
      </w:r>
      <w:r w:rsidR="00226B7D" w:rsidRPr="00FA50F1">
        <w:rPr>
          <w:rFonts w:ascii="Times New Roman" w:hAnsi="Times New Roman" w:cs="Times New Roman"/>
        </w:rPr>
        <w:t xml:space="preserve"> K</w:t>
      </w:r>
      <w:r w:rsidR="00FA50F1" w:rsidRPr="00FA50F1">
        <w:rPr>
          <w:rFonts w:ascii="Times New Roman" w:hAnsi="Times New Roman" w:cs="Times New Roman"/>
        </w:rPr>
        <w:t>nott et al. 2008;  Knott et al. 2009; Utami Atmoko et al.</w:t>
      </w:r>
      <w:r w:rsidR="00226B7D" w:rsidRPr="00FA50F1">
        <w:rPr>
          <w:rFonts w:ascii="Times New Roman" w:hAnsi="Times New Roman" w:cs="Times New Roman"/>
        </w:rPr>
        <w:t xml:space="preserve"> 2009)</w:t>
      </w:r>
      <w:r w:rsidRPr="00FA50F1">
        <w:rPr>
          <w:rFonts w:ascii="Times New Roman" w:hAnsi="Times New Roman" w:cs="Times New Roman"/>
        </w:rPr>
        <w:fldChar w:fldCharType="end"/>
      </w:r>
      <w:r w:rsidRPr="00D94D9E">
        <w:rPr>
          <w:rFonts w:ascii="Times New Roman" w:hAnsi="Times New Roman" w:cs="Times New Roman"/>
        </w:rPr>
        <w:t xml:space="preserve">, little affiliative social interaction among adults </w:t>
      </w:r>
      <w:r w:rsidRPr="00D94D9E">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{"citationID":"XVUeEeO7","properties":{"formattedCitation":"(van Noordwijk et al., 2012)","plainCitation":"(van Noordwijk et al., 2012)","noteIndex":0},"citationItems":[{"id":11,"uris":["http://zotero.org/users/local/Wu3kfUMj/items/U9DPTBAW"],"uri":["http://zotero.org/users/local/Wu3kfUMj/items/U9DPTBAW"],"itemData":{"id":11,"type":"article-journal","title":"Female philopatry and its social benefits among Bornean orangutans","container-title":"Behavioral Ecology and Sociobiology","page":"823-834","volume":"66","issue":"6","source":"link.springer.com","abstract":"Female philopatry in mammals is generally associated with ecological and sometimes social benefits, and often with dispersal by males. Previous studies on dispersal patterns of orangutans, largely non-gregarious Asian great apes, have yielded conflicting results. Based on 7 years of observational data and mitochondrial and nuclear DNA analyses on fecal samples of 41 adult Bornean orangutans (Pongo pygmaeus wurmbii) from the Tuanan population, we provide both genetic and behavioral evidence for male dispersal and female philopatry. Although maternally related adult female dyads showed similar home-range overlap as unrelated dyads, females spent much more time in association with known maternal relatives than with other females. While in association, offspring of maternally related females frequently engaged in social play, whereas mothers actively prevented this during encounters with unrelated mothers, suggesting that unrelated females may pose a threat to infants. Having trustworthy neighbors may therefore be a social benefit of philopatry that may be common among solitary mammals, thus reinforcing female philopatric tendencies in such species. The results also illustrate the diversity in dispersal patterns found within the great-ape lineage.","DOI":"10.1007/s00265-012-1330-7","ISSN":"0340-5443, 1432-0762","journalAbbreviation":"Behav Ecol Sociobiol","language":"en","author":[{"family":"Noordwijk","given":"Maria A.","non-dropping-particle":"van","dropping-particle":"van"},{"family":"Arora","given":"Natasha"},{"family":"Willems","given":"Erik P."},{"family":"Dunkel","given":"Lynda P."},{"family":"Amda","given":"Rahmalia N."},{"family":"Mardianah","given":"Neneng"},{"family":"Ackermann","given":"Corinne"},{"family":"Krützen","given":"Michael"},{"family":"Schaik","given":"Carel P.","dropping-particle":"van"}],"issued":{"date-parts":[["2012",3,1]]}}}],"schema":"https://github.com/citation-style-language/schema/raw/master/csl-citation.json"} </w:instrText>
      </w:r>
      <w:r w:rsidRPr="00D94D9E">
        <w:rPr>
          <w:rFonts w:ascii="Times New Roman" w:hAnsi="Times New Roman" w:cs="Times New Roman"/>
        </w:rPr>
        <w:fldChar w:fldCharType="separate"/>
      </w:r>
      <w:r w:rsidR="001064D0">
        <w:rPr>
          <w:rFonts w:ascii="Times New Roman" w:hAnsi="Times New Roman" w:cs="Times New Roman"/>
        </w:rPr>
        <w:t>(van Noordwijk et al.</w:t>
      </w:r>
      <w:r w:rsidR="000A7542" w:rsidRPr="000A7542">
        <w:rPr>
          <w:rFonts w:ascii="Times New Roman" w:hAnsi="Times New Roman" w:cs="Times New Roman"/>
        </w:rPr>
        <w:t xml:space="preserve"> 2012)</w:t>
      </w:r>
      <w:r w:rsidRPr="00D94D9E">
        <w:rPr>
          <w:rFonts w:ascii="Times New Roman" w:hAnsi="Times New Roman" w:cs="Times New Roman"/>
        </w:rPr>
        <w:fldChar w:fldCharType="end"/>
      </w:r>
      <w:r w:rsidRPr="00D94D9E">
        <w:rPr>
          <w:rFonts w:ascii="Times New Roman" w:hAnsi="Times New Roman" w:cs="Times New Roman"/>
        </w:rPr>
        <w:t xml:space="preserve">, and active avoidance among adult females </w:t>
      </w:r>
      <w:r w:rsidRPr="00D94D9E">
        <w:rPr>
          <w:rFonts w:ascii="Times New Roman" w:hAnsi="Times New Roman" w:cs="Times New Roman"/>
        </w:rPr>
        <w:fldChar w:fldCharType="begin"/>
      </w:r>
      <w:r w:rsidR="00226B7D">
        <w:rPr>
          <w:rFonts w:ascii="Times New Roman" w:hAnsi="Times New Roman" w:cs="Times New Roman"/>
        </w:rPr>
        <w:instrText xml:space="preserve"> ADDIN ZOTERO_ITEM CSL_CITATION {"citationID":"x9IsCOyl","properties":{"formattedCitation":"(C. Knott et al., 2008)","plainCitation":"(C. Knott et al., 2008)","dontUpdate":true,"noteIndex":0},"citationItems":[{"id":248,"uris":["http://zotero.org/users/local/Wu3kfUMj/items/4E33A3DM"],"uri":["http://zotero.org/users/local/Wu3kfUMj/items/4E33A3DM"],"itemData":{"id":248,"type":"article-journal","title":"Female-Female Competition in Bornean Orangutans","container-title":"International Journal of Primatology","page":"975-997","volume":"29","issue":"4","source":"link.springer.com","abstract":"The mostly solitary ranging of orangutans and the large areas over which they traverse have hampered quantification of Bornean orangutan ranging patterns and feeding competition. Because of their semisolitary existence, female orangutans have few competitive interactions among themselves. However, contest and scramble types of competition occur, and researchers consider both to be important for the species. Using 9 yr of data and &gt;22,300 h of observation of adult female orangutans in Gunung Palung National Park in Indonesian Borneo, we examined both forms of competition. Based on our analyses, we have 4 conclusions: 1) Adult female orangutans have highly overlapping home ranges, and thus there is potential for scramble competition to impose a cost. 2) Adult female orangutans actively avoid each other, suggesting that scramble competition indeed imposes a cost. 3) Adult females have distinct core areas that overlap to a lesser degree than home ranges do. 4) Analyses of contest competition reveal a slight spatial component to female competition for the first time. Preliminary evidence for core area defense and passive range exclusion may be among the mechanisms responsible for maintaining distinct adult female core areas.","DOI":"10.1007/s10764-008-9278-1","ISSN":"0164-0291, 1573-8604","journalAbbreviation":"Int J Primatol","language":"en","author":[{"family":"Knott","given":"Cheryl"},{"family":"Beaudrot","given":"Lydia"},{"family":"Snaith","given":"Tamaini"},{"family":"White","given":"Sarah"},{"family":"Tschauner","given":"Hartmut"},{"family":"Planansky","given":"George"}],"issued":{"date-parts":[["2008",8,1]]}}}],"schema":"https://github.com/citation-style-language/schema/raw/master/csl-citation.json"} </w:instrText>
      </w:r>
      <w:r w:rsidRPr="00D94D9E">
        <w:rPr>
          <w:rFonts w:ascii="Times New Roman" w:hAnsi="Times New Roman" w:cs="Times New Roman"/>
        </w:rPr>
        <w:fldChar w:fldCharType="separate"/>
      </w:r>
      <w:r w:rsidR="001064D0">
        <w:rPr>
          <w:rFonts w:ascii="Times New Roman" w:hAnsi="Times New Roman" w:cs="Times New Roman"/>
        </w:rPr>
        <w:t>(Knott et al.</w:t>
      </w:r>
      <w:r w:rsidR="000A7542" w:rsidRPr="000A7542">
        <w:rPr>
          <w:rFonts w:ascii="Times New Roman" w:hAnsi="Times New Roman" w:cs="Times New Roman"/>
        </w:rPr>
        <w:t xml:space="preserve"> 2008)</w:t>
      </w:r>
      <w:r w:rsidRPr="00D94D9E">
        <w:rPr>
          <w:rFonts w:ascii="Times New Roman" w:hAnsi="Times New Roman" w:cs="Times New Roman"/>
        </w:rPr>
        <w:fldChar w:fldCharType="end"/>
      </w:r>
      <w:r w:rsidRPr="00D94D9E">
        <w:rPr>
          <w:rFonts w:ascii="Times New Roman" w:hAnsi="Times New Roman" w:cs="Times New Roman"/>
        </w:rPr>
        <w:t xml:space="preserve">, orangutan studies </w:t>
      </w:r>
      <w:del w:id="14" w:author="Melissa Emery Thompson" w:date="2018-09-24T16:36:00Z">
        <w:r w:rsidRPr="00D94D9E" w:rsidDel="009E6387">
          <w:rPr>
            <w:rFonts w:ascii="Times New Roman" w:hAnsi="Times New Roman" w:cs="Times New Roman"/>
          </w:rPr>
          <w:delText xml:space="preserve">give the impression of </w:delText>
        </w:r>
      </w:del>
      <w:ins w:id="15" w:author="Melissa Emery Thompson" w:date="2018-09-24T16:36:00Z">
        <w:r w:rsidR="009E6387">
          <w:rPr>
            <w:rFonts w:ascii="Times New Roman" w:hAnsi="Times New Roman" w:cs="Times New Roman"/>
          </w:rPr>
          <w:t xml:space="preserve">suggest </w:t>
        </w:r>
      </w:ins>
      <w:r w:rsidRPr="00D94D9E">
        <w:rPr>
          <w:rFonts w:ascii="Times New Roman" w:hAnsi="Times New Roman" w:cs="Times New Roman"/>
        </w:rPr>
        <w:t xml:space="preserve">general social aversion. Orangutans on Borneo are said to be even less social than their Sumatran counterparts </w:t>
      </w:r>
      <w:r w:rsidRPr="00D94D9E">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{"citationID":"IcLRoarw","properties":{"formattedCitation":"(Mitra Setia, Delgado, Utami Atmoko, Singleton, &amp; Van Schaik, 2009; van Schaik, 1999)","plainCitation":"(Mitra Setia, Delgado, Utami Atmoko, Singleton, &amp; Van Schaik, 2009; van Schaik, 1999)","noteIndex":0},"citationItems":[{"id":243,"uris":["http://zotero.org/users/local/Wu3kfUMj/items/ADADEQRR"],"uri":["http://zotero.org/users/local/Wu3kfUMj/items/ADADEQRR"],"itemData":{"id":243,"type":"article-journal","title":"The socioecology of fission-fusion sociality in Orangutans","container-title":"Primates","page":"69-86","volume":"40","issue":"1","source":"link.springer.com","abstract":"Fission-fusion systems can have the group or the individual as their primary unit. In group-based fission-fusion systems, predation risk reduction is the major benefit to grouping, in the individual-based ones the benefits are likely to be primarily social. Orangutans, like chimpanzees, are examples of an individual-based fission-fusion species. The orangutans inhabiting a Sumatran swamp forest (Suaq Balimbing) are more likely than elsewhere to form travel parties. As elsewhere, the main benefits of grouping are social: mating opportunities, protection from harassment and socialization of infants. Most animals also incur costs, but these are relatively low at Suaq Balimbing due to the high productivity of the swamp. Costs seem to be disproportionately high for females with mid-sized infants, who avoid parties.","DOI":"10.1007/BF02557703","ISSN":"0032-8332, 1610-7365","journalAbbreviation":"Primates","language":"en","author":[{"family":"Schaik","given":"Carel P.","non-dropping-particle":"van"}],"issued":{"date-parts":[["1999",1,1]]}}},{"id":251,"uris":["http://zotero.org/users/local/Wu3kfUMj/items/6FZGU7IK"],"uri":["http://zotero.org/users/local/Wu3kfUMj/items/6FZGU7IK"],"itemData":{"id":251,"type":"chapter","title":"Social organization and male-female relationships","container-title":"Orangutans: Geographic variation in behavioral ecology and conservation","publisher":"Oxford University Press","publisher-place":"Oxford","page":"245-253","event-place":"Oxford","author":[{"family":"Mitra Setia","given":"Tatang"},{"family":"Delgado","given":"Roberto A."},{"family":"Utami Atmoko","given":"S.S."},{"family":"Singleton","given":"Ian"},{"family":"Van Schaik","given":"Carel P."}],"editor":[{"family":"Wich","given":"Serge A."},{"family":"Utami Atmoko","given":"S.S."},{"family":"Mitra Setia","given":"Tatang"},{"family":"Van Schaik","given":"Carel P."}],"issued":{"date-parts":[["2009"]]}}}],"schema":"https://github.com/citation-style-language/schema/raw/master/csl-citation.json"} </w:instrText>
      </w:r>
      <w:r w:rsidRPr="00D94D9E">
        <w:rPr>
          <w:rFonts w:ascii="Times New Roman" w:hAnsi="Times New Roman" w:cs="Times New Roman"/>
        </w:rPr>
        <w:fldChar w:fldCharType="separate"/>
      </w:r>
      <w:r w:rsidR="001064D0">
        <w:rPr>
          <w:rFonts w:ascii="Times New Roman" w:hAnsi="Times New Roman" w:cs="Times New Roman"/>
        </w:rPr>
        <w:t>(Mitra Setia et al. 2009; van Schaik</w:t>
      </w:r>
      <w:r w:rsidR="000A7542" w:rsidRPr="000A7542">
        <w:rPr>
          <w:rFonts w:ascii="Times New Roman" w:hAnsi="Times New Roman" w:cs="Times New Roman"/>
        </w:rPr>
        <w:t xml:space="preserve"> 1999)</w:t>
      </w:r>
      <w:r w:rsidRPr="00D94D9E">
        <w:rPr>
          <w:rFonts w:ascii="Times New Roman" w:hAnsi="Times New Roman" w:cs="Times New Roman"/>
        </w:rPr>
        <w:fldChar w:fldCharType="end"/>
      </w:r>
      <w:r w:rsidRPr="00D94D9E">
        <w:rPr>
          <w:rFonts w:ascii="Times New Roman" w:hAnsi="Times New Roman" w:cs="Times New Roman"/>
        </w:rPr>
        <w:t xml:space="preserve">. This has been attributed to the lower fruit availability on Borneo compared to Sumatra </w:t>
      </w:r>
      <w:r w:rsidRPr="00D94D9E">
        <w:rPr>
          <w:rFonts w:ascii="Times New Roman" w:hAnsi="Times New Roman" w:cs="Times New Roman"/>
        </w:rPr>
        <w:fldChar w:fldCharType="begin"/>
      </w:r>
      <w:r w:rsidR="003F381B">
        <w:rPr>
          <w:rFonts w:ascii="Times New Roman" w:hAnsi="Times New Roman" w:cs="Times New Roman"/>
        </w:rPr>
        <w:instrText xml:space="preserve"> ADDIN ZOTERO_ITEM CSL_CITATION {"citationID":"NmEWBhHy","properties":{"formattedCitation":"(van Schaik 1999; Wich et al. 2006; Marshall, A.J., Ancrenaz, M., Brearley, F.Q., Fredriksson, G.M., Ghaffar, N., Heydon, M., Husson, S.J., Leighton, M., McConkey, K.R., Morrogh-Bernard, H.C. and Proctor, J. 2009)","plainCitation":"(van Schaik 1999; Wich et al. 2006; Marshall, A.J., Ancrenaz, M., Brearley, F.Q., Fredriksson, G.M., Ghaffar, N., Heydon, M., Husson, S.J., Leighton, M., McConkey, K.R., Morrogh-Bernard, H.C. and Proctor, J. 2009)","dontUpdate":true,"noteIndex":0},"citationItems":[{"id":243,"uris":["http://zotero.org/users/local/Wu3kfUMj/items/ADADEQRR"],"uri":["http://zotero.org/users/local/Wu3kfUMj/items/ADADEQRR"],"itemData":{"id":243,"type":"article-journal","title":"The socioecology of fission-fusion sociality in Orangutans","container-title":"Primates","page":"69-86","volume":"40","issue":"1","source":"link.springer.com","abstract":"Fission-fusion systems can have the group or the individual as their primary unit. In group-based fission-fusion systems, predation risk reduction is the major benefit to grouping, in the individual-based ones the benefits are likely to be primarily social. Orangutans, like chimpanzees, are examples of an individual-based fission-fusion species. The orangutans inhabiting a Sumatran swamp forest (Suaq Balimbing) are more likely than elsewhere to form travel parties. As elsewhere, the main benefits of grouping are social: mating opportunities, protection from harassment and socialization of infants. Most animals also incur costs, but these are relatively low at Suaq Balimbing due to the high productivity of the swamp. Costs seem to be disproportionately high for females with mid-sized infants, who avoid parties.","DOI":"10.1007/BF02557703","ISSN":"0032-8332, 1610-7365","journalAbbreviation":"Primates","language":"en","author":[{"family":"Schaik","given":"Carel P.","non-dropping-particle":"van"}],"issued":{"date-parts":[["1999",1,1]]}}},{"id":252,"uris":["http://zotero.org/users/local/Wu3kfUMj/items/3TNURZSH"],"uri":["http://zotero.org/users/local/Wu3kfUMj/items/3TNURZSH"],"itemData":{"id":252,"type":"chapter","title":"Influence of fruit availability on Sumatran orangutan sociality and reproduction","container-title":"Feeding Ecology in Apes and Other Primates. Ecological, Physical and Behavioral Aspects","publisher":"Cambridge University Press","publisher-place":"Cambridge","page":"335-356","event-place":"Cambridge","author":[{"family":"Wich","given":"Serge A."},{"family":"Guerts","given":"Martine L."},{"family":"Mitra Setia","given":"Tatang"},{"family":"Utami Atmoko","given":"S.S."}],"editor":[{"family":"Hohman","given":"Gottfried"},{"family":"Robbins","given":"M.M."},{"family":"Boesch","given":"Christophe"}],"issued":{"date-parts":[["2006"]]}}},{"id":208,"uris":["http://zotero.org/users/local/Wu3kfUMj/items/SQFAPB3I"],"uri":["http://zotero.org/users/local/Wu3kfUMj/items/SQFAPB3I"],"itemData":{"id":208,"type":"chapter","title":"The effects of forest phenology and floristics on populations of Bornean and Sumatran orangutans","container-title":"Orangutans: Geographic variation in behavioral ecology and conservation","publisher":"Oxford University Press,","publisher-place":"Oxford","page":"97-117","event-place":"Oxford","author":[{"family":"Marshall, A.J., Ancrenaz, M., Brearley, F.Q., Fredriksson, G.M., Ghaffar, N., Heydon, M., Husson, S.J., Leighton, M., McConkey, K.R., Morrogh-Bernard, H.C. and Proctor, J.","given":""}],"issued":{"date-parts":[["2009"]]}}}],"schema":"https://github.com/citation-style-language/schema/raw/master/csl-citation.json"} </w:instrText>
      </w:r>
      <w:r w:rsidRPr="00D94D9E">
        <w:rPr>
          <w:rFonts w:ascii="Times New Roman" w:hAnsi="Times New Roman" w:cs="Times New Roman"/>
        </w:rPr>
        <w:fldChar w:fldCharType="separate"/>
      </w:r>
      <w:r w:rsidRPr="00D94D9E">
        <w:rPr>
          <w:rFonts w:ascii="Times New Roman" w:hAnsi="Times New Roman" w:cs="Times New Roman"/>
        </w:rPr>
        <w:t xml:space="preserve">(van Schaik 1999; Wich </w:t>
      </w:r>
      <w:r w:rsidRPr="00A661F7">
        <w:rPr>
          <w:rFonts w:ascii="Times New Roman" w:hAnsi="Times New Roman" w:cs="Times New Roman"/>
        </w:rPr>
        <w:t>et al.</w:t>
      </w:r>
      <w:r w:rsidRPr="009350C3">
        <w:rPr>
          <w:rFonts w:ascii="Times New Roman" w:hAnsi="Times New Roman" w:cs="Times New Roman"/>
          <w:i/>
        </w:rPr>
        <w:t xml:space="preserve"> </w:t>
      </w:r>
      <w:r w:rsidRPr="00D94D9E">
        <w:rPr>
          <w:rFonts w:ascii="Times New Roman" w:hAnsi="Times New Roman" w:cs="Times New Roman"/>
        </w:rPr>
        <w:t>2006; Marshall</w:t>
      </w:r>
      <w:r w:rsidRPr="00D94D9E">
        <w:rPr>
          <w:rFonts w:ascii="Times New Roman" w:hAnsi="Times New Roman" w:cs="Times New Roman"/>
          <w:i/>
        </w:rPr>
        <w:t xml:space="preserve"> </w:t>
      </w:r>
      <w:r w:rsidRPr="00A661F7">
        <w:rPr>
          <w:rFonts w:ascii="Times New Roman" w:hAnsi="Times New Roman" w:cs="Times New Roman"/>
        </w:rPr>
        <w:t>et al</w:t>
      </w:r>
      <w:r w:rsidRPr="009350C3">
        <w:rPr>
          <w:rFonts w:ascii="Times New Roman" w:hAnsi="Times New Roman" w:cs="Times New Roman"/>
          <w:i/>
        </w:rPr>
        <w:t xml:space="preserve">. </w:t>
      </w:r>
      <w:r w:rsidRPr="00D94D9E">
        <w:rPr>
          <w:rFonts w:ascii="Times New Roman" w:hAnsi="Times New Roman" w:cs="Times New Roman"/>
        </w:rPr>
        <w:t>2009)</w:t>
      </w:r>
      <w:r w:rsidRPr="00D94D9E">
        <w:rPr>
          <w:rFonts w:ascii="Times New Roman" w:hAnsi="Times New Roman" w:cs="Times New Roman"/>
        </w:rPr>
        <w:fldChar w:fldCharType="end"/>
      </w:r>
      <w:r w:rsidRPr="00D94D9E">
        <w:rPr>
          <w:rFonts w:ascii="Times New Roman" w:hAnsi="Times New Roman" w:cs="Times New Roman"/>
        </w:rPr>
        <w:t xml:space="preserve">. </w:t>
      </w:r>
    </w:p>
    <w:p w14:paraId="7116E30E" w14:textId="2EAA7E9E" w:rsidR="00EC1D55" w:rsidRPr="00D94D9E" w:rsidRDefault="00EC1D55" w:rsidP="00A346FD">
      <w:pPr>
        <w:spacing w:line="480" w:lineRule="auto"/>
        <w:ind w:firstLine="720"/>
        <w:rPr>
          <w:rFonts w:ascii="Times New Roman" w:hAnsi="Times New Roman" w:cs="Times New Roman"/>
        </w:rPr>
      </w:pPr>
      <w:r w:rsidRPr="00D94D9E">
        <w:rPr>
          <w:rFonts w:ascii="Times New Roman" w:hAnsi="Times New Roman" w:cs="Times New Roman"/>
        </w:rPr>
        <w:t>For an ape that spends most of its time ranging solitarily, encountering conspecifics may elicit psychological stress. Coming together is necessary</w:t>
      </w:r>
      <w:r w:rsidR="0095532E">
        <w:rPr>
          <w:rFonts w:ascii="Times New Roman" w:hAnsi="Times New Roman" w:cs="Times New Roman"/>
        </w:rPr>
        <w:t>,</w:t>
      </w:r>
      <w:r w:rsidRPr="00D94D9E">
        <w:rPr>
          <w:rFonts w:ascii="Times New Roman" w:hAnsi="Times New Roman" w:cs="Times New Roman"/>
        </w:rPr>
        <w:t xml:space="preserve"> at least occasionally</w:t>
      </w:r>
      <w:r w:rsidR="0095532E">
        <w:rPr>
          <w:rFonts w:ascii="Times New Roman" w:hAnsi="Times New Roman" w:cs="Times New Roman"/>
        </w:rPr>
        <w:t>,</w:t>
      </w:r>
      <w:r w:rsidRPr="00D94D9E">
        <w:rPr>
          <w:rFonts w:ascii="Times New Roman" w:hAnsi="Times New Roman" w:cs="Times New Roman"/>
        </w:rPr>
        <w:t xml:space="preserve"> for the practical reasons </w:t>
      </w:r>
      <w:r>
        <w:rPr>
          <w:rFonts w:ascii="Times New Roman" w:hAnsi="Times New Roman" w:cs="Times New Roman"/>
        </w:rPr>
        <w:t xml:space="preserve">of mating or </w:t>
      </w:r>
      <w:r w:rsidR="003042A0">
        <w:rPr>
          <w:rFonts w:ascii="Times New Roman" w:hAnsi="Times New Roman" w:cs="Times New Roman"/>
        </w:rPr>
        <w:t xml:space="preserve">attraction to </w:t>
      </w:r>
      <w:r>
        <w:rPr>
          <w:rFonts w:ascii="Times New Roman" w:hAnsi="Times New Roman" w:cs="Times New Roman"/>
        </w:rPr>
        <w:t xml:space="preserve">a </w:t>
      </w:r>
      <w:r w:rsidR="003042A0">
        <w:rPr>
          <w:rFonts w:ascii="Times New Roman" w:hAnsi="Times New Roman" w:cs="Times New Roman"/>
        </w:rPr>
        <w:t xml:space="preserve">rare </w:t>
      </w:r>
      <w:r>
        <w:rPr>
          <w:rFonts w:ascii="Times New Roman" w:hAnsi="Times New Roman" w:cs="Times New Roman"/>
        </w:rPr>
        <w:t>food source</w:t>
      </w:r>
      <w:r w:rsidRPr="00D94D9E">
        <w:rPr>
          <w:rFonts w:ascii="Times New Roman" w:hAnsi="Times New Roman" w:cs="Times New Roman"/>
        </w:rPr>
        <w:t xml:space="preserve">. Are these </w:t>
      </w:r>
      <w:r>
        <w:rPr>
          <w:rFonts w:ascii="Times New Roman" w:hAnsi="Times New Roman" w:cs="Times New Roman"/>
        </w:rPr>
        <w:t xml:space="preserve">and other </w:t>
      </w:r>
      <w:r w:rsidRPr="00D94D9E">
        <w:rPr>
          <w:rFonts w:ascii="Times New Roman" w:hAnsi="Times New Roman" w:cs="Times New Roman"/>
        </w:rPr>
        <w:t xml:space="preserve">gatherings costly? </w:t>
      </w:r>
      <w:r w:rsidRPr="00D94D9E">
        <w:rPr>
          <w:rFonts w:ascii="Times New Roman" w:hAnsi="Times New Roman" w:cs="Times New Roman"/>
        </w:rPr>
        <w:lastRenderedPageBreak/>
        <w:t xml:space="preserve">While it has been demonstrated that contest competition exists for Sumatran orangutans for access to large fig trees </w:t>
      </w:r>
      <w:r w:rsidRPr="00D94D9E">
        <w:rPr>
          <w:rFonts w:ascii="Times New Roman" w:hAnsi="Times New Roman" w:cs="Times New Roman"/>
        </w:rPr>
        <w:fldChar w:fldCharType="begin"/>
      </w:r>
      <w:r w:rsidR="00226B7D">
        <w:rPr>
          <w:rFonts w:ascii="Times New Roman" w:hAnsi="Times New Roman" w:cs="Times New Roman"/>
        </w:rPr>
        <w:instrText xml:space="preserve"> ADDIN ZOTERO_ITEM CSL_CITATION {"citationID":"2eiyZhgL","properties":{"formattedCitation":"(Utami et al., 1997a)","plainCitation":"(Utami et al., 1997a)","dontUpdate":true,"noteIndex":0},"citationItems":[{"id":361,"uris":["http://zotero.org/users/local/Wu3kfUMj/items/3IV2EFDK"],"uri":["http://zotero.org/users/local/Wu3kfUMj/items/3IV2EFDK"],"itemData":{"id":361,"type":"article-journal","title":"Food Competition Between Wild Orangutans in Large Fig Trees","container-title":"International Journal of Primatology","page":"909-927","volume":"18","issue":"6","source":"link.springer.com","abstract":"Orangutans are usually solitary. However, occasionally aggregations are formed, especially in large fruiting fig trees. Individuals in these aggregations may experience scramble or contest competition for food. We investigated the type and strength of food competition in large figs among wild Sumatran orangutans. Adult males foraged more efficiently than adult females and subadult males did. The availability of ripe fruit is positively related to the number of orangutans visiting a fig tree and their foraging efficiency. The number of orangutans in a fig tree did not affect patch residence time and foraging behavior, though orangutans spent more time feeding when aggregation size increased in a fig tree. Dominance relationships could be measured in a number of dyads. Differences in dominance did not affect foraging behavior. The patch residence time of subordinate individuals was reduced on days that a dominant individual also visited the fig. In conclusion, orangutans seem to adjust aggregation size to the number of available ripe fruits in a fig tree in such a way that scramble competition was absent. Contest competition determined access to large fig trees.","DOI":"10.1023/A:1026392012922","ISSN":"0164-0291, 1573-8604","journalAbbreviation":"International Journal of Primatology","language":"en","author":[{"family":"Utami","given":"Sri Suci"},{"family":"Wich","given":"Serge A."},{"family":"Sterck","given":"Elisabeth H. M."},{"family":"Hooff","given":"Jan A. R. A. M.","dropping-particle":"van"}],"issued":{"date-parts":[["1997",12,1]]}}}],"schema":"https://github.com/citation-style-language/schema/raw/master/csl-citation.json"} </w:instrText>
      </w:r>
      <w:r w:rsidRPr="00D94D9E">
        <w:rPr>
          <w:rFonts w:ascii="Times New Roman" w:hAnsi="Times New Roman" w:cs="Times New Roman"/>
        </w:rPr>
        <w:fldChar w:fldCharType="separate"/>
      </w:r>
      <w:r w:rsidR="001064D0">
        <w:rPr>
          <w:rFonts w:ascii="Times New Roman" w:hAnsi="Times New Roman" w:cs="Times New Roman"/>
        </w:rPr>
        <w:t>(Utami et al.</w:t>
      </w:r>
      <w:r w:rsidR="000A7542" w:rsidRPr="000A7542">
        <w:rPr>
          <w:rFonts w:ascii="Times New Roman" w:hAnsi="Times New Roman" w:cs="Times New Roman"/>
        </w:rPr>
        <w:t xml:space="preserve"> 1997a)</w:t>
      </w:r>
      <w:r w:rsidRPr="00D94D9E">
        <w:rPr>
          <w:rFonts w:ascii="Times New Roman" w:hAnsi="Times New Roman" w:cs="Times New Roman"/>
        </w:rPr>
        <w:fldChar w:fldCharType="end"/>
      </w:r>
      <w:r>
        <w:rPr>
          <w:rFonts w:ascii="Times New Roman" w:hAnsi="Times New Roman" w:cs="Times New Roman"/>
        </w:rPr>
        <w:t>,</w:t>
      </w:r>
      <w:r w:rsidRPr="00D94D9E">
        <w:rPr>
          <w:rFonts w:ascii="Times New Roman" w:hAnsi="Times New Roman" w:cs="Times New Roman"/>
        </w:rPr>
        <w:t xml:space="preserve"> and females on Borneo avoid one another due to scramble competition within their highly overlapping ranges </w:t>
      </w:r>
      <w:r w:rsidRPr="00D94D9E">
        <w:rPr>
          <w:rFonts w:ascii="Times New Roman" w:hAnsi="Times New Roman" w:cs="Times New Roman"/>
        </w:rPr>
        <w:fldChar w:fldCharType="begin"/>
      </w:r>
      <w:r w:rsidR="00226B7D">
        <w:rPr>
          <w:rFonts w:ascii="Times New Roman" w:hAnsi="Times New Roman" w:cs="Times New Roman"/>
        </w:rPr>
        <w:instrText xml:space="preserve"> ADDIN ZOTERO_ITEM CSL_CITATION {"citationID":"Ilgx3tBZ","properties":{"formattedCitation":"(C. Knott et al., 2008)","plainCitation":"(C. Knott et al., 2008)","dontUpdate":true,"noteIndex":0},"citationItems":[{"id":248,"uris":["http://zotero.org/users/local/Wu3kfUMj/items/4E33A3DM"],"uri":["http://zotero.org/users/local/Wu3kfUMj/items/4E33A3DM"],"itemData":{"id":248,"type":"article-journal","title":"Female-Female Competition in Bornean Orangutans","container-title":"International Journal of Primatology","page":"975-997","volume":"29","issue":"4","source":"link.springer.com","abstract":"The mostly solitary ranging of orangutans and the large areas over which they traverse have hampered quantification of Bornean orangutan ranging patterns and feeding competition. Because of their semisolitary existence, female orangutans have few competitive interactions among themselves. However, contest and scramble types of competition occur, and researchers consider both to be important for the species. Using 9 yr of data and &gt;22,300 h of observation of adult female orangutans in Gunung Palung National Park in Indonesian Borneo, we examined both forms of competition. Based on our analyses, we have 4 conclusions: 1) Adult female orangutans have highly overlapping home ranges, and thus there is potential for scramble competition to impose a cost. 2) Adult female orangutans actively avoid each other, suggesting that scramble competition indeed imposes a cost. 3) Adult females have distinct core areas that overlap to a lesser degree than home ranges do. 4) Analyses of contest competition reveal a slight spatial component to female competition for the first time. Preliminary evidence for core area defense and passive range exclusion may be among the mechanisms responsible for maintaining distinct adult female core areas.","DOI":"10.1007/s10764-008-9278-1","ISSN":"0164-0291, 1573-8604","journalAbbreviation":"Int J Primatol","language":"en","author":[{"family":"Knott","given":"Cheryl"},{"family":"Beaudrot","given":"Lydia"},{"family":"Snaith","given":"Tamaini"},{"family":"White","given":"Sarah"},{"family":"Tschauner","given":"Hartmut"},{"family":"Planansky","given":"George"}],"issued":{"date-parts":[["2008",8,1]]}}}],"schema":"https://github.com/citation-style-language/schema/raw/master/csl-citation.json"} </w:instrText>
      </w:r>
      <w:r w:rsidRPr="00D94D9E">
        <w:rPr>
          <w:rFonts w:ascii="Times New Roman" w:hAnsi="Times New Roman" w:cs="Times New Roman"/>
        </w:rPr>
        <w:fldChar w:fldCharType="separate"/>
      </w:r>
      <w:r w:rsidR="001064D0">
        <w:rPr>
          <w:rFonts w:ascii="Times New Roman" w:hAnsi="Times New Roman" w:cs="Times New Roman"/>
        </w:rPr>
        <w:t>(Knott et al.</w:t>
      </w:r>
      <w:r w:rsidR="000A7542" w:rsidRPr="000A7542">
        <w:rPr>
          <w:rFonts w:ascii="Times New Roman" w:hAnsi="Times New Roman" w:cs="Times New Roman"/>
        </w:rPr>
        <w:t xml:space="preserve"> 2008)</w:t>
      </w:r>
      <w:r w:rsidRPr="00D94D9E">
        <w:rPr>
          <w:rFonts w:ascii="Times New Roman" w:hAnsi="Times New Roman" w:cs="Times New Roman"/>
        </w:rPr>
        <w:fldChar w:fldCharType="end"/>
      </w:r>
      <w:r w:rsidRPr="00D94D9E">
        <w:rPr>
          <w:rFonts w:ascii="Times New Roman" w:hAnsi="Times New Roman" w:cs="Times New Roman"/>
        </w:rPr>
        <w:t xml:space="preserve">, social encounters and agonistic encounters are rare overall </w:t>
      </w:r>
      <w:r w:rsidRPr="00D94D9E">
        <w:rPr>
          <w:rFonts w:ascii="Times New Roman" w:hAnsi="Times New Roman" w:cs="Times New Roman"/>
        </w:rPr>
        <w:fldChar w:fldCharType="begin"/>
      </w:r>
      <w:r w:rsidR="00226B7D">
        <w:rPr>
          <w:rFonts w:ascii="Times New Roman" w:hAnsi="Times New Roman" w:cs="Times New Roman"/>
        </w:rPr>
        <w:instrText xml:space="preserve"> ADDIN ZOTERO_ITEM CSL_CITATION {"citationID":"uAwJoUMd","properties":{"formattedCitation":"(C. Knott et al., 2008; Utami, Wich, Sterck, &amp; Hooff, 1997b)","plainCitation":"(C. Knott et al., 2008; Utami, Wich, Sterck, &amp; Hooff, 1997b)","dontUpdate":true,"noteIndex":0},"citationItems":[{"id":358,"uris":["http://zotero.org/users/local/Wu3kfUMj/items/494T576B"],"uri":["http://zotero.org/users/local/Wu3kfUMj/items/494T576B"],"itemData":{"id":358,"type":"article-journal","title":"Food Competition Between Wild Orangutans in Large Fig Trees","container-title":"International Journal of Primatology","page":"909-927","volume":"18","issue":"6","source":"link.springer.com","abstract":"Orangutans are usually solitary. However, occasionally aggregations are formed, especially in large fruiting fig trees. Individuals in these aggregations may experience scramble or contest competition for food. We investigated the type and strength of food competition in large figs among wild Sumatran orangutans. Adult males foraged more efficiently than adult females and subadult males did. The availability of ripe fruit is positively related to the number of orangutans visiting a fig tree and their foraging efficiency. The number of orangutans in a fig tree did not affect patch residence time and foraging behavior, though orangutans spent more time feeding when aggregation size increased in a fig tree. Dominance relationships could be measured in a number of dyads. Differences in dominance did not affect foraging behavior. The patch residence time of subordinate individuals was reduced on days that a dominant individual also visited the fig. In conclusion, orangutans seem to adjust aggregation size to the number of available ripe fruits in a fig tree in such a way that scramble competition was absent. Contest competition determined access to large fig trees.","DOI":"10.1023/A:1026392012922","ISSN":"0164-0291, 1573-8604","journalAbbreviation":"International Journal of Primatology","language":"en","author":[{"family":"Utami","given":"Sri Suci"},{"family":"Wich","given":"Serge A."},{"family":"Sterck","given":"Elisabeth H. M."},{"family":"Hooff","given":"Jan A. R. A. M.","dropping-particle":"van"}],"issued":{"date-parts":[["1997",12,1]]}}},{"id":248,"uris":["http://zotero.org/users/local/Wu3kfUMj/items/4E33A3DM"],"uri":["http://zotero.org/users/local/Wu3kfUMj/items/4E33A3DM"],"itemData":{"id":248,"type":"article-journal","title":"Female-Female Competition in Bornean Orangutans","container-title":"International Journal of Primatology","page":"975-997","volume":"29","issue":"4","source":"link.springer.com","abstract":"The mostly solitary ranging of orangutans and the large areas over which they traverse have hampered quantification of Bornean orangutan ranging patterns and feeding competition. Because of their semisolitary existence, female orangutans have few competitive interactions among themselves. However, contest and scramble types of competition occur, and researchers consider both to be important for the species. Using 9 yr of data and &gt;22,300 h of observation of adult female orangutans in Gunung Palung National Park in Indonesian Borneo, we examined both forms of competition. Based on our analyses, we have 4 conclusions: 1) Adult female orangutans have highly overlapping home ranges, and thus there is potential for scramble competition to impose a cost. 2) Adult female orangutans actively avoid each other, suggesting that scramble competition indeed imposes a cost. 3) Adult females have distinct core areas that overlap to a lesser degree than home ranges do. 4) Analyses of contest competition reveal a slight spatial component to female competition for the first time. Preliminary evidence for core area defense and passive range exclusion may be among the mechanisms responsible for maintaining distinct adult female core areas.","DOI":"10.1007/s10764-008-9278-1","ISSN":"0164-0291, 1573-8604","journalAbbreviation":"Int J Primatol","language":"en","author":[{"family":"Knott","given":"Cheryl"},{"family":"Beaudrot","given":"Lydia"},{"family":"Snaith","given":"Tamaini"},{"family":"White","given":"Sarah"},{"family":"Tschauner","given":"Hartmut"},{"family":"Planansky","given":"George"}],"issued":{"date-parts":[["2008",8,1]]}}}],"schema":"https://github.com/citation-style-language/schema/raw/master/csl-citation.json"} </w:instrText>
      </w:r>
      <w:r w:rsidRPr="00D94D9E">
        <w:rPr>
          <w:rFonts w:ascii="Times New Roman" w:hAnsi="Times New Roman" w:cs="Times New Roman"/>
        </w:rPr>
        <w:fldChar w:fldCharType="separate"/>
      </w:r>
      <w:r w:rsidR="001064D0">
        <w:rPr>
          <w:rFonts w:ascii="Times New Roman" w:hAnsi="Times New Roman" w:cs="Times New Roman"/>
        </w:rPr>
        <w:t>(Knott et al. 2008; Utami Atmoko et al.</w:t>
      </w:r>
      <w:r w:rsidR="000A7542" w:rsidRPr="000A7542">
        <w:rPr>
          <w:rFonts w:ascii="Times New Roman" w:hAnsi="Times New Roman" w:cs="Times New Roman"/>
        </w:rPr>
        <w:t xml:space="preserve"> 1997b)</w:t>
      </w:r>
      <w:r w:rsidRPr="00D94D9E">
        <w:rPr>
          <w:rFonts w:ascii="Times New Roman" w:hAnsi="Times New Roman" w:cs="Times New Roman"/>
        </w:rPr>
        <w:fldChar w:fldCharType="end"/>
      </w:r>
      <w:r w:rsidRPr="00D94D9E">
        <w:rPr>
          <w:rFonts w:ascii="Times New Roman" w:hAnsi="Times New Roman" w:cs="Times New Roman"/>
        </w:rPr>
        <w:t xml:space="preserve">. What, then, is the proximate mechanism </w:t>
      </w:r>
      <w:r>
        <w:rPr>
          <w:rFonts w:ascii="Times New Roman" w:hAnsi="Times New Roman" w:cs="Times New Roman"/>
        </w:rPr>
        <w:t>that</w:t>
      </w:r>
      <w:r w:rsidRPr="00D94D9E">
        <w:rPr>
          <w:rFonts w:ascii="Times New Roman" w:hAnsi="Times New Roman" w:cs="Times New Roman"/>
        </w:rPr>
        <w:t xml:space="preserve"> keeps orangutans away from one another more generally? This study aims to examine the possibility that stress is experienced under social conditions, thereby deterring orangutans from associating more frequently than is </w:t>
      </w:r>
      <w:commentRangeStart w:id="16"/>
      <w:r w:rsidRPr="00D94D9E">
        <w:rPr>
          <w:rFonts w:ascii="Times New Roman" w:hAnsi="Times New Roman" w:cs="Times New Roman"/>
        </w:rPr>
        <w:t>necessary</w:t>
      </w:r>
      <w:commentRangeEnd w:id="16"/>
      <w:r w:rsidR="009E6387">
        <w:rPr>
          <w:rStyle w:val="CommentReference"/>
          <w:rFonts w:eastAsiaTheme="minorHAnsi"/>
        </w:rPr>
        <w:commentReference w:id="16"/>
      </w:r>
      <w:r w:rsidRPr="00D94D9E">
        <w:rPr>
          <w:rFonts w:ascii="Times New Roman" w:hAnsi="Times New Roman" w:cs="Times New Roman"/>
        </w:rPr>
        <w:t xml:space="preserve">. </w:t>
      </w:r>
      <w:r w:rsidR="006F007B">
        <w:rPr>
          <w:rFonts w:ascii="Times New Roman" w:hAnsi="Times New Roman" w:cs="Times New Roman"/>
        </w:rPr>
        <w:t xml:space="preserve">This study </w:t>
      </w:r>
      <w:r w:rsidRPr="00D94D9E">
        <w:rPr>
          <w:rFonts w:ascii="Times New Roman" w:hAnsi="Times New Roman" w:cs="Times New Roman"/>
        </w:rPr>
        <w:t>explore</w:t>
      </w:r>
      <w:r w:rsidR="006F007B">
        <w:rPr>
          <w:rFonts w:ascii="Times New Roman" w:hAnsi="Times New Roman" w:cs="Times New Roman"/>
        </w:rPr>
        <w:t>s</w:t>
      </w:r>
      <w:r w:rsidRPr="00D94D9E">
        <w:rPr>
          <w:rFonts w:ascii="Times New Roman" w:hAnsi="Times New Roman" w:cs="Times New Roman"/>
        </w:rPr>
        <w:t xml:space="preserve"> stress in this wild population in two different non-invasive ways – by measuring the stress hormone cortisol in urine and by looking at anxiety as measured by self-directed behavior (SDB).</w:t>
      </w:r>
    </w:p>
    <w:p w14:paraId="161173AB" w14:textId="0C81F3E2" w:rsidR="00EC1D55" w:rsidRPr="00D94D9E" w:rsidRDefault="00EC1D55" w:rsidP="00B12A96">
      <w:pPr>
        <w:widowControl w:val="0"/>
        <w:spacing w:line="480" w:lineRule="auto"/>
        <w:ind w:right="86" w:firstLine="720"/>
        <w:rPr>
          <w:rFonts w:ascii="Times New Roman" w:hAnsi="Times New Roman" w:cs="Times New Roman"/>
        </w:rPr>
      </w:pPr>
      <w:r w:rsidRPr="00D94D9E">
        <w:rPr>
          <w:rFonts w:ascii="Times New Roman" w:hAnsi="Times New Roman" w:cs="Times New Roman"/>
        </w:rPr>
        <w:t xml:space="preserve">Stress, as an adaptive response, should signal the need for a change in behavior, as well as physiology. Thus, measuring stress can be a useful way to examine how adaptive behaviors emerge. Cortisol is an adrenal steroid hormone and plays a large role in the stress response. The catabolic effects of cortisol mobilize resources for the central nervous system, cardiovascular system, and skeletal muscles when faced with fitness-compromising situations. Chronically elevated levels of cortisol can have detrimental effects on health, reproduction and survival </w:t>
      </w:r>
      <w:r w:rsidRPr="00D94D9E">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{"citationID":"TcvoDNK2","properties":{"formattedCitation":"(Bercovitch &amp; Ziegler, 2002; Creel, 2001; Sapolsky, 2005; Wasser et al., 2000)","plainCitation":"(Bercovitch &amp; Ziegler, 2002; Creel, 2001; Sapolsky, 2005; Wasser et al., 2000)","noteIndex":0},"citationItems":[{"id":342,"uris":["http://zotero.org/users/local/Wu3kfUMj/items/QCW4RN9Z"],"uri":["http://zotero.org/users/local/Wu3kfUMj/items/QCW4RN9Z"],"itemData":{"id":342,"type":"article-journal","title":"The Influence of Social Hierarchy on Primate Health","container-title":"Science","page":"648-652","volume":"308","issue":"5722","source":"science.sciencemag.org","abstract":"Dominance hierarchies occur in numerous social species, and rank within them can greatly influence the quality of life of an animal. In this review, I consider how rank can also influence physiology and health. I first consider whether it is high- or low-ranking animals that are most stressed in a dominance hierarchy; this turns out to vary as a function of the social organization in different species and populations. I then review how the stressful characteristics of social rank have adverse adrenocortical, cardiovascular, reproductive, immunological, and neurobiological consequences. Finally, I consider how these findings apply to the human realm of health, disease, and socioeconomic status.","DOI":"10.1126/science.1106477","ISSN":"0036-8075, 1095-9203","note":"PMID: 15860617","language":"en","author":[{"family":"Sapolsky","given":"Robert M."}],"issued":{"date-parts":[["2005",4,29]]}}},{"id":374,"uris":["http://zotero.org/users/local/Wu3kfUMj/items/ZCDH9XIW"],"uri":["http://zotero.org/users/local/Wu3kfUMj/items/ZCDH9XIW"],"itemData":{"id":374,"type":"article-journal","title":"A Generalized Fecal Glucocorticoid Assay for Use in a Diverse Array of Nondomestic Mammalian and Avian Species","container-title":"General and Comparative Endocrinology","page":"260-275","volume":"120","issue":"3","source":"ScienceDirect","abstract":"Noninvasive fecal glucocorticoid analysis has tremendous potential as a means of assessing stress associated with environmental disturbance in wildlife. However, interspecific variation in excreted glucocorticoid metabolites requires careful selection of the antibody used in their quantification. We compared four antibodies for detecting the major fecal cortisol metabolites in yellow baboons following 3H cortisol administration, ACTH challenge, and HPLC separation of fecal glucocorticoid metabolites. The most effective antibody (ICN corticosterone RIA; Cat. No. 07-120102) demonstrated relatively high cross-reactivities to the major cortisol metabolites present in feces during peak excretion, following both radiolabel infusion and ACTH challenge. This same antibody also detected increased fecal glucocorticoid metabolites after ACTH administration in the African elephant, black rhinoceros, Roosevelt elk, gerenuk, scimitar-horned oryx, Alaskan sea otter, Malayan sun bear, cheetah, clouded leopard, longtailed macaque, and northern spotted owl. Results suggest that (1) fecal glucocorticoid assays reliably detect endogenous changes in adrenal activity of a diverse array of species and (2) where comparisons were made, the ICN corticosterone antibody generally was superior to other antibodies for measuring glucocorticoid metabolites in feces.","DOI":"10.1006/gcen.2000.7557","ISSN":"0016-6480","journalAbbreviation":"General and Comparative Endocrinology","author":[{"family":"Wasser","given":"Samuel K."},{"family":"Hunt","given":"Kathleen E."},{"family":"Brown","given":"Janine L."},{"family":"Cooper","given":"Kathy"},{"family":"Crockett","given":"Carolyn M."},{"family":"Bechert","given":"Ursula"},{"family":"Millspaugh","given":"Joshua J."},{"family":"Larson","given":"Shawn"},{"family":"Monfort","given":"Steven L."}],"issued":{"date-parts":[["2000",12]]}}},{"id":376,"uris":["http://zotero.org/users/local/Wu3kfUMj/items/AHM669R3"],"uri":["http://zotero.org/users/local/Wu3kfUMj/items/AHM669R3"],"itemData":{"id":376,"type":"article-journal","title":"Social dominance and stress hormones","container-title":"Trends in Ecology &amp; Evolution","page":"491-497","volume":"16","issue":"9","source":"ScienceDirect","abstract":"In most cooperatively breeding birds and mammals, reproductive rates are lower for social subordinates than for dominants, and it is common for reproduction in subordinates to be completely suppressed. Early research conducted in captivity showed that losing fights can increase glucocorticoid (GC) secretion, a general response to stress. Because GCs can suppress reproduction, it has been widely argued that chronic stress might underlie reproductive suppression of social subordinates in cooperative breeders. Contradicting this hypothesis, recent studies of cooperative breeders in the wild show that dominant individuals have elevated GCs more often than do subordinates. The findings that elevated GCs can be a consequence of subordination or a cost of dominance complicate the conventional view of social stress, with broad ramifications for the evolution of dominance and reproductive suppression.","DOI":"10.1016/S0169-5347(01)02227-3","ISSN":"0169-5347","journalAbbreviation":"Trends in Ecology &amp; Evolution","author":[{"family":"Creel","given":"Scott"}],"issued":{"date-parts":[["2001",9,1]]}}},{"id":380,"uris":["http://zotero.org/users/local/Wu3kfUMj/items/6THHVSHK"],"uri":["http://zotero.org/users/local/Wu3kfUMj/items/6THHVSHK"],"itemData":{"id":380,"type":"article-journal","title":"Current Topics in Primate Socioendocrinology","container-title":"Annual Review of Anthropology","page":"45-67","volume":"31","issue":"1","source":"Annual Reviews","abstract":"Socioendocrinology is the study of the effect of the social environment on the interactions between hormones and behavior. Individuals have evolved a physiological flexibility that enables them to respond to their social surroundings in a manner that maximizes reproductive success. We present evidence that (a) males who have evolved to participate in infant care have different endocrine profiles around offspring from males who have not evolved to regularly participate in infant care, (b) the energetic costs of reproduction in both males and females creates conditions conducive to elevated levels of both stress and sex hormones, (c) adolescent subfecundity among females evolved as a mechanism fostering mate choice, (d) some primate species are probably facultative ovulators, and (e) endocrine suppression of subordinate males probably does not contribute to delayed onset of reproduction but does contribute to reduced access to females, which hampers progeny production. Hormones and behavior are inextricably intertwined in a feedback relationship that regulates each other.","DOI":"10.1146/annurev.anthro.31.040202.105553","author":[{"family":"Bercovitch","given":"F. B"},{"family":"Ziegler","given":"Toni E."}],"issued":{"date-parts":[["2002"]]}}}],"schema":"https://github.com/citation-style-language/schema/raw/master/csl-citation.json"} </w:instrText>
      </w:r>
      <w:r w:rsidRPr="00D94D9E">
        <w:rPr>
          <w:rFonts w:ascii="Times New Roman" w:hAnsi="Times New Roman" w:cs="Times New Roman"/>
        </w:rPr>
        <w:fldChar w:fldCharType="separate"/>
      </w:r>
      <w:r w:rsidR="00A661F7">
        <w:rPr>
          <w:rFonts w:ascii="Times New Roman" w:hAnsi="Times New Roman" w:cs="Times New Roman"/>
        </w:rPr>
        <w:t>(Bercovitch and</w:t>
      </w:r>
      <w:r w:rsidR="001064D0">
        <w:rPr>
          <w:rFonts w:ascii="Times New Roman" w:hAnsi="Times New Roman" w:cs="Times New Roman"/>
        </w:rPr>
        <w:t xml:space="preserve"> Ziegler 2002; Creel 2001; Sapolsky 2005; Wasser et al.</w:t>
      </w:r>
      <w:r w:rsidR="000A7542" w:rsidRPr="000A7542">
        <w:rPr>
          <w:rFonts w:ascii="Times New Roman" w:hAnsi="Times New Roman" w:cs="Times New Roman"/>
        </w:rPr>
        <w:t xml:space="preserve"> 2000)</w:t>
      </w:r>
      <w:r w:rsidRPr="00D94D9E">
        <w:rPr>
          <w:rFonts w:ascii="Times New Roman" w:hAnsi="Times New Roman" w:cs="Times New Roman"/>
        </w:rPr>
        <w:fldChar w:fldCharType="end"/>
      </w:r>
      <w:r w:rsidRPr="00D94D9E">
        <w:rPr>
          <w:rFonts w:ascii="Times New Roman" w:hAnsi="Times New Roman" w:cs="Times New Roman"/>
        </w:rPr>
        <w:t xml:space="preserve">. As such, cortisol has been studied in many primates as a non-invasive way of measuring the costs associated with various social factors including social rank </w:t>
      </w:r>
      <w:r w:rsidRPr="00D94D9E">
        <w:rPr>
          <w:rFonts w:ascii="Times New Roman" w:hAnsi="Times New Roman" w:cs="Times New Roman"/>
        </w:rPr>
        <w:fldChar w:fldCharType="begin"/>
      </w:r>
      <w:r w:rsidR="003F381B">
        <w:rPr>
          <w:rFonts w:ascii="Times New Roman" w:hAnsi="Times New Roman" w:cs="Times New Roman"/>
        </w:rPr>
        <w:instrText xml:space="preserve"> ADDIN ZOTERO_ITEM CSL_CITATION {"citationID":"SzogUV5K","properties":{"formattedCitation":"(Schoof and Jack 2013; Sapolsky 2005; Kahlenberg et al. 2008)","plainCitation":"(Schoof and Jack 2013; Sapolsky 2005; Kahlenberg et al. 2008)","dontUpdate":true,"noteIndex":0},"citationItems":[{"id":346,"uris":["http://zotero.org/users/local/Wu3kfUMj/items/PXTT7RMR"],"uri":["http://zotero.org/users/local/Wu3kfUMj/items/PXTT7RMR"],"itemData":{"id":346,"type":"article-journal","title":"The Association of Intergroup Encounters, Dominance Status, and Fecal Androgen and Glucocorticoid Profiles in Wild Male White-Faced Capuchins (Cebus capucinus)","container-title":"American Journal of Primatology","page":"107-115","volume":"75","issue":"2","source":"Wiley Online Library","abstract":"Androgens play a role in male reproductive competition, frequently via aggression, while glucocorticoids are associated with the stress response. However, the relationships of these hormones with different sources of competition (intra- vs. intergroup) and dominance status are highly variable. Here, we consider the fecal androgen (fA) and glucocorticoid (fGC) profiles of alpha and subordinate male Cebus capucinus in the context of intergroup competition during a rare period of low intragroup competition (i.e. all females were either pregnant or lactating). Intergroup encounters (IGEs) are a long-term reproductive strategy in male white-faced capuchins, enabling them to assess the composition of neighboring groups. IGEs pose a threat to resident males as these can result in injury or death, loss of dominance rank, group eviction, and group takeovers that are frequently associated with infanticide. From February to July 2007, fecal samples were collected from eight males in three groups of white-faced capuchins in the Santa Rosa Sector of the Área de Conservación Guanacaste, Costa Rica. IGE rate was positively associated with both fA and fGC levels, indicating that IGEs are perceived as reproductive challenges by resident males, and may be associated with elevated metabolic costs. Alpha males sire the majority of group offspring and, accordingly, the threat of IGEs to both future (via rank loss or eviction) and current (via infanticide) reproductive success is greater than for subordinate males. Consistent with this observation, alpha males had higher fA and fGC levels than subordinate males. Given that all females were either pregnant or lactating and pronounced overt intragroup competition was absent, we interpret the difference in hormone profiles of alpha and subordinate males as being primarily associated with variation in the perceived threats of IGEs according to dominance status. Future studies should focus on the interaction of intra- and intergroup competition by examining hormone levels in the presence of periovulatory females. Am. J. Primatol. 75:107-115, 2013. © 2012 Wiley Periodicals, Inc.","DOI":"10.1002/ajp.22089","ISSN":"1098-2345","journalAbbreviation":"Am. J. Primatol.","language":"en","author":[{"family":"Schoof","given":"Valérie a. M."},{"family":"Jack","given":"Katharine M."}],"issued":{"date-parts":[["2013",2,1]]}}},{"id":342,"uris":["http://zotero.org/users/local/Wu3kfUMj/items/QCW4RN9Z"],"uri":["http://zotero.org/users/local/Wu3kfUMj/items/QCW4RN9Z"],"itemData":{"id":342,"type":"article-journal","title":"The Influence of Social Hierarchy on Primate Health","container-title":"Science","page":"648-652","volume":"308","issue":"5722","source":"science.sciencemag.org","abstract":"Dominance hierarchies occur in numerous social species, and rank within them can greatly influence the quality of life of an animal. In this review, I consider how rank can also influence physiology and health. I first consider whether it is high- or low-ranking animals that are most stressed in a dominance hierarchy; this turns out to vary as a function of the social organization in different species and populations. I then review how the stressful characteristics of social rank have adverse adrenocortical, cardiovascular, reproductive, immunological, and neurobiological consequences. Finally, I consider how these findings apply to the human realm of health, disease, and socioeconomic status.","DOI":"10.1126/science.1106477","ISSN":"0036-8075, 1095-9203","note":"PMID: 15860617","language":"en","author":[{"family":"Sapolsky","given":"Robert M."}],"issued":{"date-parts":[["2005",4,29]]}}},{"id":349,"uris":["http://zotero.org/users/local/Wu3kfUMj/items/HMZGNQ6C"],"uri":["http://zotero.org/users/local/Wu3kfUMj/items/HMZGNQ6C"],"itemData":{"id":349,"type":"article-journal","title":"Immigration costs for female chimpanzees and male protection as an immigrant counterstrategy to intrasexual aggression","container-title":"Animal Behaviour","page":"1497-1509","volume":"76","issue":"5","source":"ScienceDirect","abstract":"In chimpanzees, Pan troglodytes, females transfer from their natal group shortly after sexual maturity to permanently join another group. A conflict of interest exists between female and male residents over the immigration of new females: additional females increase female feeding competition but provide new mating opportunities for males. Resident females express their interests by directing high rates of aggression towards immigrants, and males could protect their interests by intervening in these conflicts. We studied the Kanyawara chimpanzee community in Kibale National Park, Uganda over 10.5 years to assess whether (1) resident female aggression is costly to immigrants, (2) males are effective in protecting immigrants from aggression and (3) immigrants seek out male protective services. Results showed costs of resident aggression on two levels. Immigrants held low dominance ranks and experienced higher physiological stress than natal residents, as indexed by urinary cortisol. Males were found to be effective protectors for immigrants. They intervened aggressively to curtail female conflicts, more often when conflicts involved immigrants and occurred during periods of heightened female competition. When intervening, males nearly always supported immigrants over residents. As a result, females, especially immigrants, experienced less intrasexual aggression in the presence of males than when males were absent. Immigrants took advantage of male protective services. They associated with males more often than resident females and, unlike residents, did not greatly decrease their level of association outside of oestrus. We suggest male protection is an important strategy used by immigrants to integrate themselves into their new group.","DOI":"10.1016/j.anbehav.2008.05.029","ISSN":"0003-3472","journalAbbreviation":"Animal Behaviour","author":[{"family":"Kahlenberg","given":"Sonya M."},{"family":"Thompson","given":"Melissa Emery"},{"family":"Muller","given":"Martin N."},{"family":"Wrangham","given":"Richard W."}],"issued":{"date-parts":[["2008",11]]}}}],"schema":"https://github.com/citation-style-language/schema/raw/master/csl-citation.json"} </w:instrText>
      </w:r>
      <w:r w:rsidRPr="00D94D9E">
        <w:rPr>
          <w:rFonts w:ascii="Times New Roman" w:hAnsi="Times New Roman" w:cs="Times New Roman"/>
        </w:rPr>
        <w:fldChar w:fldCharType="separate"/>
      </w:r>
      <w:r w:rsidRPr="00D94D9E">
        <w:rPr>
          <w:rFonts w:ascii="Times New Roman" w:hAnsi="Times New Roman" w:cs="Times New Roman"/>
        </w:rPr>
        <w:t xml:space="preserve">(Schoof </w:t>
      </w:r>
      <w:r>
        <w:rPr>
          <w:rFonts w:ascii="Times New Roman" w:hAnsi="Times New Roman" w:cs="Times New Roman"/>
        </w:rPr>
        <w:t>and</w:t>
      </w:r>
      <w:r w:rsidRPr="00D94D9E">
        <w:rPr>
          <w:rFonts w:ascii="Times New Roman" w:hAnsi="Times New Roman" w:cs="Times New Roman"/>
        </w:rPr>
        <w:t xml:space="preserve"> Jack 2013; Sapolsky 2005; Kahlenberg </w:t>
      </w:r>
      <w:r w:rsidRPr="001064D0">
        <w:rPr>
          <w:rFonts w:ascii="Times New Roman" w:hAnsi="Times New Roman" w:cs="Times New Roman"/>
        </w:rPr>
        <w:t>et al.</w:t>
      </w:r>
      <w:r w:rsidRPr="009350C3">
        <w:rPr>
          <w:rFonts w:ascii="Times New Roman" w:hAnsi="Times New Roman" w:cs="Times New Roman"/>
          <w:i/>
        </w:rPr>
        <w:t xml:space="preserve"> </w:t>
      </w:r>
      <w:r w:rsidRPr="00D94D9E">
        <w:rPr>
          <w:rFonts w:ascii="Times New Roman" w:hAnsi="Times New Roman" w:cs="Times New Roman"/>
        </w:rPr>
        <w:t>2008)</w:t>
      </w:r>
      <w:r w:rsidRPr="00D94D9E">
        <w:rPr>
          <w:rFonts w:ascii="Times New Roman" w:hAnsi="Times New Roman" w:cs="Times New Roman"/>
        </w:rPr>
        <w:fldChar w:fldCharType="end"/>
      </w:r>
      <w:r w:rsidRPr="00D94D9E">
        <w:rPr>
          <w:rFonts w:ascii="Times New Roman" w:hAnsi="Times New Roman" w:cs="Times New Roman"/>
        </w:rPr>
        <w:t xml:space="preserve">, received aggression </w:t>
      </w:r>
      <w:r w:rsidRPr="00D94D9E">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{"citationID":"coQuNuFh","properties":{"formattedCitation":"(Surbeck, Deschner, Weltring, &amp; Hohmann, 2012)","plainCitation":"(Surbeck, Deschner, Weltring, &amp; Hohmann, 2012)","noteIndex":0},"citationItems":[{"id":353,"uris":["http://zotero.org/users/local/Wu3kfUMj/items/V4XGBBZ4"],"uri":["http://zotero.org/users/local/Wu3kfUMj/items/V4XGBBZ4"],"itemData":{"id":353,"type":"article-journal","title":"Social correlates of variation in urinary cortisol in wild male bonobos (Pan paniscus)","container-title":"Hormones and Behavior","page":"27-35","volume":"62","issue":"1","source":"ScienceDirect","abstract":"Cortisol excretion in males of group living species is often associated with social rank and competition for oestrous females. Rank-related patterns of cortisol levels can be used to study mechanisms of rank maintenance and costs associated with mate competition. Bonobos (Pan paniscus) are interesting because males form a linear dominance hierarchy but are not dominant over females and therefore aggressive male–male competition over access to females alone is not considered to be a successful reproductive strategy. In this study on social correlates of urinary cortisol in wild male bonobos, we investigated the relationship between cortisol levels and several aspects of mate competition, including male rank, aggression rates, and association time with oestrous females. We found that cortisol levels correlated positively with dominance rank when oestrous females were present, but not when they were absent. This result is consistent with the idea that aggressive behaviour plays a minor role in maintenance of high rank. While aggression received from males and females explained within-individual variation in cortisol levels, it was the time spent in association with oestrous females that best explained between-individual variation in male cortisol levels. The observed increase in male cortisol may be associated with spatial proximity to oestrous females and could result from anticipated aggression from other group members, reduced feeding time in the males, or a combination of both.","DOI":"10.1016/j.yhbeh.2012.04.013","ISSN":"0018-506X","journalAbbreviation":"Hormones and Behavior","author":[{"family":"Surbeck","given":"Martin"},{"family":"Deschner","given":"Tobias"},{"family":"Weltring","given":"Anja"},{"family":"Hohmann","given":"Gottfried"}],"issued":{"date-parts":[["2012",6]]}}}],"schema":"https://github.com/citation-style-language/schema/raw/master/csl-citation.json"} </w:instrText>
      </w:r>
      <w:r w:rsidRPr="00D94D9E">
        <w:rPr>
          <w:rFonts w:ascii="Times New Roman" w:hAnsi="Times New Roman" w:cs="Times New Roman"/>
        </w:rPr>
        <w:fldChar w:fldCharType="separate"/>
      </w:r>
      <w:r w:rsidR="001064D0">
        <w:rPr>
          <w:rFonts w:ascii="Times New Roman" w:hAnsi="Times New Roman" w:cs="Times New Roman"/>
        </w:rPr>
        <w:t>(Surbeck</w:t>
      </w:r>
      <w:r w:rsidR="000A7542" w:rsidRPr="000A7542">
        <w:rPr>
          <w:rFonts w:ascii="Times New Roman" w:hAnsi="Times New Roman" w:cs="Times New Roman"/>
        </w:rPr>
        <w:t xml:space="preserve"> </w:t>
      </w:r>
      <w:r w:rsidR="001064D0">
        <w:rPr>
          <w:rFonts w:ascii="Times New Roman" w:hAnsi="Times New Roman" w:cs="Times New Roman"/>
        </w:rPr>
        <w:t xml:space="preserve">et al. </w:t>
      </w:r>
      <w:r w:rsidR="000A7542" w:rsidRPr="000A7542">
        <w:rPr>
          <w:rFonts w:ascii="Times New Roman" w:hAnsi="Times New Roman" w:cs="Times New Roman"/>
        </w:rPr>
        <w:t>2012)</w:t>
      </w:r>
      <w:r w:rsidRPr="00D94D9E">
        <w:rPr>
          <w:rFonts w:ascii="Times New Roman" w:hAnsi="Times New Roman" w:cs="Times New Roman"/>
        </w:rPr>
        <w:fldChar w:fldCharType="end"/>
      </w:r>
      <w:r w:rsidRPr="00D94D9E">
        <w:rPr>
          <w:rFonts w:ascii="Times New Roman" w:hAnsi="Times New Roman" w:cs="Times New Roman"/>
        </w:rPr>
        <w:t xml:space="preserve">, and the threat of infanticide </w:t>
      </w:r>
      <w:commentRangeStart w:id="17"/>
      <w:r w:rsidRPr="00D94D9E">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{"citationID":"vMqvF2FL","properties":{"formattedCitation":"(Engh et al., 2006)","plainCitation":"(Engh et al., 2006)","noteIndex":0},"citationItems":[{"id":382,"uris":["http://zotero.org/users/local/Wu3kfUMj/items/DK84QB93"],"uri":["http://zotero.org/users/local/Wu3kfUMj/items/DK84QB93"],"itemData":{"id":382,"type":"article-journal","title":"Female hierarchy instability, male immigration and infanticide increase glucocorticoid levels in female chacma baboons","container-title":"Animal Behaviour","page":"1227-1237","volume":"71","issue":"5","source":"ScienceDirect","abstract":"Female baboons (Papio hamadryas spp.) must contend with myriad potential stressors on a daily basis. In a previous study on female chacma baboons, Papio hamadryas ursinus, living in the Okavango Delta of Botswana, increases in glucocorticoid (GC) concentrations were associated with female reproductive stage, male immigration and the threat of infanticide. Here, we extend this previous analysis to a larger data set with several additional potential stressors, including actual infanticide and instability in the female dominance hierarchy. A general linear mixed model showed that reproductive state, male immigration, infanticide, female rank instability and predation all had significant effects on GC levels. Lactating females' GC levels increased in response to the arrival of immigrant males and increased even further when infanticide occurred. In contrast, cycling and pregnant females' GC levels did not change. Females also showed elevated GCs in response to instability within their own dominance hierarchy, especially if their own ranks were at risk. Females' stress responses were frequent, but specific to events that threatened their own lives, the lives of their offspring, or their dominance ranks.","DOI":"10.1016/j.anbehav.2005.11.009","ISSN":"0003-3472","journalAbbreviation":"Animal Behaviour","author":[{"family":"Engh","given":"Anne L."},{"family":"Beehner","given":"Jacinta C."},{"family":"Bergman","given":"Thore J."},{"family":"Whitten","given":"Patricia L."},{"family":"Hoffmeier","given":"Rebekah R."},{"family":"Seyfarth","given":"Robert M."},{"family":"Cheney","given":"Dorothy L."}],"issued":{"date-parts":[["2006",5]]}}}],"schema":"https://github.com/citation-style-language/schema/raw/master/csl-citation.json"} </w:instrText>
      </w:r>
      <w:r w:rsidRPr="00D94D9E">
        <w:rPr>
          <w:rFonts w:ascii="Times New Roman" w:hAnsi="Times New Roman" w:cs="Times New Roman"/>
        </w:rPr>
        <w:fldChar w:fldCharType="separate"/>
      </w:r>
      <w:r w:rsidR="001064D0">
        <w:rPr>
          <w:rFonts w:ascii="Times New Roman" w:hAnsi="Times New Roman" w:cs="Times New Roman"/>
        </w:rPr>
        <w:t>(Engh et al.</w:t>
      </w:r>
      <w:r w:rsidR="000A7542" w:rsidRPr="000A7542">
        <w:rPr>
          <w:rFonts w:ascii="Times New Roman" w:hAnsi="Times New Roman" w:cs="Times New Roman"/>
        </w:rPr>
        <w:t xml:space="preserve"> 2006)</w:t>
      </w:r>
      <w:r w:rsidRPr="00D94D9E">
        <w:rPr>
          <w:rFonts w:ascii="Times New Roman" w:hAnsi="Times New Roman" w:cs="Times New Roman"/>
        </w:rPr>
        <w:fldChar w:fldCharType="end"/>
      </w:r>
      <w:commentRangeEnd w:id="17"/>
      <w:r w:rsidR="00344CE0">
        <w:rPr>
          <w:rStyle w:val="CommentReference"/>
          <w:rFonts w:eastAsiaTheme="minorHAnsi"/>
        </w:rPr>
        <w:commentReference w:id="17"/>
      </w:r>
      <w:r w:rsidRPr="00D94D9E">
        <w:rPr>
          <w:rFonts w:ascii="Times New Roman" w:hAnsi="Times New Roman" w:cs="Times New Roman"/>
        </w:rPr>
        <w:t xml:space="preserve">. </w:t>
      </w:r>
      <w:commentRangeStart w:id="18"/>
      <w:r w:rsidR="001064D0">
        <w:rPr>
          <w:rFonts w:ascii="Times New Roman" w:hAnsi="Times New Roman" w:cs="Times New Roman"/>
        </w:rPr>
        <w:t>C</w:t>
      </w:r>
      <w:r w:rsidRPr="00D94D9E">
        <w:rPr>
          <w:rFonts w:ascii="Times New Roman" w:hAnsi="Times New Roman" w:cs="Times New Roman"/>
        </w:rPr>
        <w:t>aptive</w:t>
      </w:r>
      <w:commentRangeEnd w:id="18"/>
      <w:r w:rsidR="00344CE0">
        <w:rPr>
          <w:rStyle w:val="CommentReference"/>
          <w:rFonts w:eastAsiaTheme="minorHAnsi"/>
        </w:rPr>
        <w:commentReference w:id="18"/>
      </w:r>
      <w:r w:rsidR="001064D0">
        <w:rPr>
          <w:rFonts w:ascii="Times New Roman" w:hAnsi="Times New Roman" w:cs="Times New Roman"/>
        </w:rPr>
        <w:t xml:space="preserve"> Bornean orangutans have been found to display</w:t>
      </w:r>
      <w:r w:rsidRPr="00D94D9E">
        <w:rPr>
          <w:rFonts w:ascii="Times New Roman" w:hAnsi="Times New Roman" w:cs="Times New Roman"/>
        </w:rPr>
        <w:t xml:space="preserve"> a greater stress response to being housed in larger social groups in zoos than Sumatran orangutans</w:t>
      </w:r>
      <w:r w:rsidR="001064D0">
        <w:rPr>
          <w:rFonts w:ascii="Times New Roman" w:hAnsi="Times New Roman" w:cs="Times New Roman"/>
        </w:rPr>
        <w:t xml:space="preserve"> </w:t>
      </w:r>
      <w:r w:rsidR="001064D0" w:rsidRPr="00D94D9E">
        <w:rPr>
          <w:rFonts w:ascii="Times New Roman" w:hAnsi="Times New Roman" w:cs="Times New Roman"/>
        </w:rPr>
        <w:fldChar w:fldCharType="begin"/>
      </w:r>
      <w:r w:rsidR="001064D0">
        <w:rPr>
          <w:rFonts w:ascii="Times New Roman" w:hAnsi="Times New Roman" w:cs="Times New Roman"/>
        </w:rPr>
        <w:instrText xml:space="preserve"> ADDIN ZOTERO_ITEM CSL_CITATION {"citationID":"RQPgEpS1","properties":{"formattedCitation":"(Weingrill, Willems, Zimmermann, Steinmetz, &amp; Heistermann, 2011)","plainCitation":"(Weingrill, Willems, Zimmermann, Steinmetz, &amp; Heistermann, 2011)","noteIndex":0},"citationItems":[{"id":253,"uris":["http://zotero.org/users/local/Wu3kfUMj/items/XV5Z773U"],"uri":["http://zotero.org/users/local/Wu3kfUMj/items/XV5Z773U"],"itemData":{"id":253,"type":"article-journal","title":"Species-specific patterns in fecal glucocorticoid and androgen levels in zoo-living orangutans (Pongo spp.)","container-title":"General and Comparative Endocrinology","page":"446-457","volume":"172","issue":"3","source":"ScienceDirect","abstract":"In contrast to most primate species, including the other great apes, orangutans maintain a fission–fusion social system in the wild without being part of a stable community. In zoos, however, they are kept in permanent groups, usually consisting of one adult male and several females. In zoo orangutans, we predict higher levels of glucocorticoids and androgens in the Bornean species compared to its congener from Sumatra, due to the much more solitary lifestyle of Bornean orangutans and the apparent higher frequency of male aggression directed towards females in this species in the wild. To compare hormone levels of the two orangutan species, we validated a fecal glucocorticoid and a fecal androgen assay. Subsequently, fecal samples from a total of 73 female and 38 male orangutans housed in 29 European zoos were analyzed to investigate the effect of species, social group size, age and (for female glucocorticoid levels) reproductive state and the presence of adult males on fecal hormone metabolite concentrations. The results of linear mixed effect models indicate that both male and female Bornean orangutans show a steeper increase in glucocorticoid levels with increasing group size than Sumatran orangutans. We therefore conclude that Sumatran zoo orangutans are better able to adjust to social housing conditions than their Bornean congeners. In addition, our analyses reveal higher glucocorticoid levels in lactating females of both species compared to non-lactating and juvenile females. Concerning androgen levels in males, our analyses revealed significantly higher concentrations in Bornean than Sumatran orangutans. These differences in both glucocorticoid and androgen output between the two species of orangutan are presumably linked to ecological and behavioral differences and could possibly be attributed to phenotypic plasticity. However, given that we found interspecific differences in hormone excretion in captivity, where both species live under very similar conditions, we conclude that this variation has a genetic basis.","DOI":"10.1016/j.ygcen.2011.04.008","ISSN":"0016-6480","journalAbbreviation":"General and Comparative Endocrinology","author":[{"family":"Weingrill","given":"Tony"},{"family":"Willems","given":"Erik P."},{"family":"Zimmermann","given":"Nina"},{"family":"Steinmetz","given":"Hanspeter"},{"family":"Heistermann","given":"Michael"}],"issued":{"date-parts":[["2011",7,1]]}}}],"schema":"https://github.com/citation-style-language/schema/raw/master/csl-citation.json"} </w:instrText>
      </w:r>
      <w:r w:rsidR="001064D0" w:rsidRPr="00D94D9E">
        <w:rPr>
          <w:rFonts w:ascii="Times New Roman" w:hAnsi="Times New Roman" w:cs="Times New Roman"/>
        </w:rPr>
        <w:fldChar w:fldCharType="separate"/>
      </w:r>
      <w:r w:rsidR="001064D0">
        <w:rPr>
          <w:rFonts w:ascii="Times New Roman" w:hAnsi="Times New Roman" w:cs="Times New Roman"/>
        </w:rPr>
        <w:t xml:space="preserve">(Weingrill et al. </w:t>
      </w:r>
      <w:r w:rsidR="001064D0" w:rsidRPr="000A7542">
        <w:rPr>
          <w:rFonts w:ascii="Times New Roman" w:hAnsi="Times New Roman" w:cs="Times New Roman"/>
        </w:rPr>
        <w:t>2011)</w:t>
      </w:r>
      <w:r w:rsidR="001064D0" w:rsidRPr="00D94D9E">
        <w:rPr>
          <w:rFonts w:ascii="Times New Roman" w:hAnsi="Times New Roman" w:cs="Times New Roman"/>
        </w:rPr>
        <w:fldChar w:fldCharType="end"/>
      </w:r>
      <w:r w:rsidRPr="00D94D9E">
        <w:rPr>
          <w:rFonts w:ascii="Times New Roman" w:hAnsi="Times New Roman" w:cs="Times New Roman"/>
        </w:rPr>
        <w:t>. If Bornean orangutans are socially stressed by larg</w:t>
      </w:r>
      <w:r>
        <w:rPr>
          <w:rFonts w:ascii="Times New Roman" w:hAnsi="Times New Roman" w:cs="Times New Roman"/>
        </w:rPr>
        <w:t>e</w:t>
      </w:r>
      <w:r w:rsidRPr="00D94D9E">
        <w:rPr>
          <w:rFonts w:ascii="Times New Roman" w:hAnsi="Times New Roman" w:cs="Times New Roman"/>
        </w:rPr>
        <w:t xml:space="preserve"> social groups in captivity, under non-</w:t>
      </w:r>
      <w:r w:rsidRPr="00D94D9E">
        <w:rPr>
          <w:rFonts w:ascii="Times New Roman" w:hAnsi="Times New Roman" w:cs="Times New Roman"/>
        </w:rPr>
        <w:lastRenderedPageBreak/>
        <w:t xml:space="preserve">nutritionally stressed conditions, it seems possible that they are inherently socially averse. As such, </w:t>
      </w:r>
      <w:r w:rsidR="0075233F">
        <w:rPr>
          <w:rFonts w:ascii="Times New Roman" w:hAnsi="Times New Roman" w:cs="Times New Roman"/>
        </w:rPr>
        <w:t>we</w:t>
      </w:r>
      <w:r>
        <w:rPr>
          <w:rFonts w:ascii="Times New Roman" w:hAnsi="Times New Roman" w:cs="Times New Roman"/>
        </w:rPr>
        <w:t xml:space="preserve"> </w:t>
      </w:r>
      <w:r w:rsidRPr="00D94D9E">
        <w:rPr>
          <w:rFonts w:ascii="Times New Roman" w:hAnsi="Times New Roman" w:cs="Times New Roman"/>
        </w:rPr>
        <w:t>expect to find elevated cortisol levels after socializing</w:t>
      </w:r>
      <w:r w:rsidR="0075233F">
        <w:rPr>
          <w:rFonts w:ascii="Times New Roman" w:hAnsi="Times New Roman" w:cs="Times New Roman"/>
        </w:rPr>
        <w:t>.</w:t>
      </w:r>
    </w:p>
    <w:p w14:paraId="368F2A08" w14:textId="68434EEE" w:rsidR="00EC1D55" w:rsidRPr="00D94D9E" w:rsidRDefault="00EC1D55" w:rsidP="00B12A96">
      <w:pPr>
        <w:spacing w:line="480" w:lineRule="auto"/>
        <w:ind w:firstLine="720"/>
        <w:rPr>
          <w:rFonts w:ascii="Times New Roman" w:hAnsi="Times New Roman" w:cs="Times New Roman"/>
        </w:rPr>
      </w:pPr>
      <w:r w:rsidRPr="00D94D9E">
        <w:rPr>
          <w:rFonts w:ascii="Times New Roman" w:hAnsi="Times New Roman" w:cs="Times New Roman"/>
        </w:rPr>
        <w:t>Anxiety, a subset of stress, is an emotional state of uneasiness or tension in response to a si</w:t>
      </w:r>
      <w:r w:rsidR="00A661F7">
        <w:rPr>
          <w:rFonts w:ascii="Times New Roman" w:hAnsi="Times New Roman" w:cs="Times New Roman"/>
        </w:rPr>
        <w:t xml:space="preserve">tuation that may pose a threat </w:t>
      </w:r>
      <w:r w:rsidRPr="00D94D9E">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{"citationID":"fWpZyYF6","properties":{"formattedCitation":"(Maestripieri, Schino, Aureli, &amp; Troisi, 1992)","plainCitation":"(Maestripieri, Schino, Aureli, &amp; Troisi, 1992)","noteIndex":0},"citationItems":[{"id":63,"uris":["http://zotero.org/users/local/Wu3kfUMj/items/RKHEBU7M"],"uri":["http://zotero.org/users/local/Wu3kfUMj/items/RKHEBU7M"],"itemData":{"id":63,"type":"article-journal","title":"A modest proposal: displacement activities as an indicator of emotions in primates","container-title":"Animal Behaviour","page":"967-979","volume":"44","issue":"5","source":"ScienceDirect","abstract":"Displacement activities are behaviour patterns (mostly body care activities) characterized by their apparent irrelevance to the situation in which they appear. Scratching, autogrooming, yawning and body shaking are among the most commonly reported displacement activities in non-human primates. A review of the primate literature indicates that displacement activities tend to occur in situations of psychosocial stress and that their frequency of occurrence is affected by anxiogenic and anxiolytic drugs. In the light of this evidence, it is suggested that displacement activities can be used as indicators of emotional states arising in a variety of primate social interactions. Methodological problems associated with such a use are discussed. The hypothesis that displacement activities may also have a communicative function in non-human primates is not supported adequately by available data.","DOI":"10.1016/S0003-3472(05)80592-5","ISSN":"0003-3472","shortTitle":"A modest proposal","journalAbbreviation":"Animal Behaviour","author":[{"family":"Maestripieri","given":"Dario"},{"family":"Schino","given":"Gabriele"},{"family":"Aureli","given":"Filippo"},{"family":"Troisi","given":"Alfonso"}],"issued":{"date-parts":[["1992",11]]}}}],"schema":"https://github.com/citation-style-language/schema/raw/master/csl-citation.json"} </w:instrText>
      </w:r>
      <w:r w:rsidRPr="00D94D9E">
        <w:rPr>
          <w:rFonts w:ascii="Times New Roman" w:hAnsi="Times New Roman" w:cs="Times New Roman"/>
        </w:rPr>
        <w:fldChar w:fldCharType="separate"/>
      </w:r>
      <w:r w:rsidR="00A661F7">
        <w:rPr>
          <w:rFonts w:ascii="Times New Roman" w:hAnsi="Times New Roman" w:cs="Times New Roman"/>
        </w:rPr>
        <w:t>(Maestripieri</w:t>
      </w:r>
      <w:r w:rsidR="000A7542" w:rsidRPr="000A7542">
        <w:rPr>
          <w:rFonts w:ascii="Times New Roman" w:hAnsi="Times New Roman" w:cs="Times New Roman"/>
        </w:rPr>
        <w:t xml:space="preserve"> </w:t>
      </w:r>
      <w:r w:rsidR="00A661F7">
        <w:rPr>
          <w:rFonts w:ascii="Times New Roman" w:hAnsi="Times New Roman" w:cs="Times New Roman"/>
        </w:rPr>
        <w:t>et al.</w:t>
      </w:r>
      <w:r w:rsidR="000A7542" w:rsidRPr="000A7542">
        <w:rPr>
          <w:rFonts w:ascii="Times New Roman" w:hAnsi="Times New Roman" w:cs="Times New Roman"/>
        </w:rPr>
        <w:t xml:space="preserve"> 1992)</w:t>
      </w:r>
      <w:r w:rsidRPr="00D94D9E">
        <w:rPr>
          <w:rFonts w:ascii="Times New Roman" w:hAnsi="Times New Roman" w:cs="Times New Roman"/>
        </w:rPr>
        <w:fldChar w:fldCharType="end"/>
      </w:r>
      <w:r w:rsidRPr="00D94D9E">
        <w:rPr>
          <w:rFonts w:ascii="Times New Roman" w:hAnsi="Times New Roman" w:cs="Times New Roman"/>
        </w:rPr>
        <w:t xml:space="preserve">. Self-directed behavior is an indicator of social anxiety </w:t>
      </w:r>
      <w:r w:rsidRPr="00D94D9E">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{"citationID":"YZ312s50","properties":{"formattedCitation":"(Aureli &amp; Yates, 2010; Castles, Whiten, &amp; Aureli, 1999; Kutsukake, 2003)","plainCitation":"(Aureli &amp; Yates, 2010; Castles, Whiten, &amp; Aureli, 1999; Kutsukake, 2003)","noteIndex":0},"citationItems":[{"id":57,"uris":["http://zotero.org/users/local/Wu3kfUMj/items/TEXZB386"],"uri":["http://zotero.org/users/local/Wu3kfUMj/items/TEXZB386"],"itemData":{"id":57,"type":"article-journal","title":"Social anxiety, relationships and self-directed behaviour among wild female olive baboons","container-title":"Animal Behaviour","page":"1207-1215","volume":"58","issue":"6","source":"ScienceDirect","abstract":"Self-directed behaviour (SDB) can be used as a behavioural indicator of stress and anxiety in nonhuman primates (Maestripieri et al. 1992, Animal Behaviour, 44, 967–979). We investigated the effect of nearest neighbours' relative dominance status on the SDB of sexually mature female olive baboons, Papio anubis. When the animal nearest to (within 5 m of) a female was a dominant individual, SDB rates (a combined measure of self-scratching, self-grooming, self-touching, body shaking and yawning) increased by ca. 40% over those observed when the nearest neighbour was a subordinate. The results indicate that (1) SDB can be used as a measure of uncertainty during the social interactions of cercopithecine primates and (2) as there was considerable variation in SDB response according to the nature of the dominant individual, SDB can be used to assess relationship security (i.e. the perceived predictability of a relationship for one partner). Finally, in combination with measures of affiliation rate, SDB may provide insight into relationship value.","DOI":"10.1006/anbe.1999.1250","ISSN":"0003-3472","journalAbbreviation":"Animal Behaviour","author":[{"family":"Castles","given":"Duncan L."},{"family":"Whiten","given":"Andrew"},{"family":"Aureli","given":"Filippo"}],"issued":{"date-parts":[["1999",12]]}}},{"id":48,"uris":["http://zotero.org/users/local/Wu3kfUMj/items/XQ78KPZE"],"uri":["http://zotero.org/users/local/Wu3kfUMj/items/XQ78KPZE"],"itemData":{"id":48,"type":"article-journal","title":"Assessing Relationship Quality and Social Anxiety Among Wild Chimpanzees Using Self-Directed Behaviour","container-title":"Behaviour","page":"1153-1171","volume":"140","issue":"8","source":"booksandjournals.brillonline.com","abstract":"Current theory on primate social relationships implies that relationship quality consists of three factors: value, security, and compatibility. The relationship security of each group member can be determined using the level of social anxiety found when that individual is in the proximity of other individuals. I studied social anxiety by measuring the rate of rough selfscratching behaviour (RSS), a self-directed behaviour, in wild chimpanzees in Mahale Mountains National Park, Tanzania. The RSS rate drastically differed across individual activities; RSS was rare when the focal individual was foraging or moving, but frequent during resting. The male RSS rate while resting was inversely correlated with dominance rank, particularly when males were with other group members; higher-ranking males performed RSS less often than lower-ranking males. The RSS frequency of males did not vary with the proximity of group members or the association level of the individuals in proximity. In contrast, close proximity of group members increased the female RSS rate. In addition, females performed RSS more frequently when a non-affiliative group member was in their proximity than with an affiliative group member. The relative dominance rank of the individuals in close proximity did not affect the RSS rate in either males or females. Furthermore, infant contact or separation from the mother did not influence the maternal RSS rate. These results suggest that anxietyinducing situations differ between sexes in this species, and that for female chimpanzees, relationship security is related to association level. The results are discussed in terms of interspecific variation in social dominance style and inter-individual tolerance within primates.","DOI":"10.1163/156853903322589687","ISSN":"1568-539X","author":[{"family":"Kutsukake","given":"Nobuyuki"}],"issued":{"date-parts":[["2003",8,15]]}}},{"id":67,"uris":["http://zotero.org/users/local/Wu3kfUMj/items/EHV8CBJ2"],"uri":["http://zotero.org/users/local/Wu3kfUMj/items/EHV8CBJ2"],"itemData":{"id":67,"type":"article-journal","title":"Distress prevention by grooming others in crested black macaques","container-title":"Biology Letters","page":"27-29","volume":"6","issue":"1","source":"rsbl.royalsocietypublishing.org","abstract":"Allogrooming is probably one of the most common and most studied social behaviours in a variety of animals. Whereas the short-term benefits for the groomee have often been investigated, little is known about the effects for the groomer. Our study focused on the short-term effects of grooming another group member in seven adult female crested black macaques (Macaca nigra). We found reductions in self-directed behaviour, an indicator of anxiety, and aggressive tendencies soon after grooming, when compared to matched-control periods. These findings can be interpreted as evidence of distress prevention, possibly mediated by an increase in tolerance. Indeed, a former groomee was more likely to be the nearest neighbour of the former groomer in the 10 min after grooming ended. Thus, the role of grooming in short-term distress alleviation can be applicable to the groomer as well as the groomee. These short-term effects, together with the longer-term effects of large and/or strong grooming networks confirm that grooming, as well as receiving grooming, has great importance for social dynamics.","DOI":"10.1098/rsbl.2009.0513","ISSN":"1744-9561, 1744-957X","note":"PMID: 19710054","language":"en","author":[{"family":"Aureli","given":"Filippo"},{"family":"Yates","given":"Kerrie"}],"issued":{"date-parts":[["2010",2,23]]}}}],"schema":"https://github.com/citation-style-language/schema/raw/master/csl-citation.json"} </w:instrText>
      </w:r>
      <w:r w:rsidRPr="00D94D9E">
        <w:rPr>
          <w:rFonts w:ascii="Times New Roman" w:hAnsi="Times New Roman" w:cs="Times New Roman"/>
        </w:rPr>
        <w:fldChar w:fldCharType="separate"/>
      </w:r>
      <w:r w:rsidR="00A661F7">
        <w:rPr>
          <w:rFonts w:ascii="Times New Roman" w:hAnsi="Times New Roman" w:cs="Times New Roman"/>
        </w:rPr>
        <w:t>(Aureli and Yates 2010; Castles e al. 1999; Kutsukake</w:t>
      </w:r>
      <w:r w:rsidR="000A7542" w:rsidRPr="000A7542">
        <w:rPr>
          <w:rFonts w:ascii="Times New Roman" w:hAnsi="Times New Roman" w:cs="Times New Roman"/>
        </w:rPr>
        <w:t xml:space="preserve"> 2003)</w:t>
      </w:r>
      <w:r w:rsidRPr="00D94D9E">
        <w:rPr>
          <w:rFonts w:ascii="Times New Roman" w:hAnsi="Times New Roman" w:cs="Times New Roman"/>
        </w:rPr>
        <w:fldChar w:fldCharType="end"/>
      </w:r>
      <w:r w:rsidRPr="00D94D9E">
        <w:rPr>
          <w:rFonts w:ascii="Times New Roman" w:hAnsi="Times New Roman" w:cs="Times New Roman"/>
        </w:rPr>
        <w:t xml:space="preserve">. Self-directed behavior (SDB) most commonly includes yawning, scratching, and </w:t>
      </w:r>
      <w:proofErr w:type="spellStart"/>
      <w:r w:rsidRPr="00D94D9E">
        <w:rPr>
          <w:rFonts w:ascii="Times New Roman" w:hAnsi="Times New Roman" w:cs="Times New Roman"/>
        </w:rPr>
        <w:t>autogrooming</w:t>
      </w:r>
      <w:proofErr w:type="spellEnd"/>
      <w:r w:rsidRPr="00D94D9E">
        <w:rPr>
          <w:rFonts w:ascii="Times New Roman" w:hAnsi="Times New Roman" w:cs="Times New Roman"/>
        </w:rPr>
        <w:t xml:space="preserve"> and has been used widely as a way of assessing anxiety across the order Primates, including in strepsirrhines </w:t>
      </w:r>
      <w:r w:rsidRPr="00D94D9E">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{"citationID":"GKjJbURj","properties":{"formattedCitation":"(Castles et al., 1999; Manson &amp; Perry, 2000; Palagi &amp; Norscia, 2011; Polizzi di Sorrentino, Schino, Tiddi, &amp; Aureli, 2012; Schino, Perretta, Taglioni, Monaco, &amp; Troisi, 1996; Watson, Ward, Davis, &amp; Stavisky, 1999)","plainCitation":"(Castles et al., 1999; Manson &amp; Perry, 2000; Palagi &amp; Norscia, 2011; Polizzi di Sorrentino, Schino, Tiddi, &amp; Aureli, 2012; Schino, Perretta, Taglioni, Monaco, &amp; Troisi, 1996; Watson, Ward, Davis, &amp; Stavisky, 1999)","noteIndex":0},"citationItems":[{"id":88,"uris":["http://zotero.org/users/local/Wu3kfUMj/items/A8VG9DTN"],"uri":["http://zotero.org/users/local/Wu3kfUMj/items/A8VG9DTN"],"itemData":{"id":88,"type":"article-journal","title":"Scratching around stress: Hierarchy and reconciliation make the difference in wild brown lemurs (Eulemur fulvus)","container-title":"Stress","page":"93-97","volume":"14","issue":"1","source":"Taylor and Francis+NEJM","abstract":"The scratching–stress linkage has been demonstrated in monkeys and apes but never in strepsirrhines, either in the wild or in captivity. We analysed data collected on a 14-animal group of Eulemur fulvus in the Berenty forest (South Madagascar, March–July 2008). We applied a protocol (same weather conditions, time slot, social/activity context, forest quadrat, and subgroup formation) involving four conditions, under which we recorded the scratching response: predation attempt, reconciled conflict, non-reconciled conflict, and control. We found that the scratching–stress linkage remains valid in strepsirrhines. Scratching increased after predatory attacks by the hawk Polyboroides radiatus and intra-group aggressions and decreased after reconciliation, probably buffering post-conflict stress. Scratching negatively correlated with the linear hierarchy, but only in the absence of stressful events. Compared to aggressions, predation attempts induced a greater increase in scratching, with dominants showing the highest differential increase. Thus, scratching is sensitive to different kinds of homeostasis perturbation (predation/aggression) and does not simply provide all-or-nothing information. Following a theoretical framework based on previous cortisol analyses, we showed that scratching and hormonal data converge in indicating that the stress profile of a species is shaped by its social network features.","DOI":"10.3109/10253890.2010.505272","ISSN":"1025-3890","shortTitle":"Scratching around stress","author":[{"family":"Palagi","given":"Elisabetta"},{"family":"Norscia","given":"Ivan"}],"issued":{"date-parts":[["2011",1,1]]}}},{"id":91,"uris":["http://zotero.org/users/local/Wu3kfUMj/items/2XDST97R"],"uri":["http://zotero.org/users/local/Wu3kfUMj/items/2XDST97R"],"itemData":{"id":91,"type":"article-journal","title":"Scent-Marking and Cortisol Response in the Small-Eared Bushbaby (Otolemur garnettii)","container-title":"Physiology &amp; Behavior","page":"695-699","volume":"66","issue":"4","source":"ScienceDirect","abstract":"Among prosimians, some types of scent-marking may serve as displacement activities that reduce physiological arousal in stressful situations. Type and frequency of scent-marking was measured for 22 male small-eared or Garnett’s bushbabies (Otolemur garnettii) exposed to a novel open field environment, with and without novel objects. Rates of foot rubbing, chest rubbing, urine washing, flank rubbing, and ano-genital marking were measured. Foot and chest rubbing constituted 92.5% of responses. Type and frequency of scent-marking was compared to the magnitude of the animals’ cortisol responses in a separate test of restraint stress. Only foot and chest rubbing were systematically related to cortisol levels. The animals that performed these behaviors more in the novel environment also exhibited lower cortisol responses to restraint stress. These results suggest that bushbabies that characteristically employ behavioral coping strategies have a reduced physiological response to psychological stressors.","DOI":"10.1016/S0031-9384(99)00005-0","ISSN":"0031-9384","journalAbbreviation":"Physiology &amp; Behavior","author":[{"family":"Watson","given":"Sheree L"},{"family":"Ward","given":"Jeannette P"},{"family":"Davis","given":"Kenneth B"},{"family":"Stavisky","given":"Ronda C"}],"issued":{"date-parts":[["1999",6]]}}},{"id":85,"uris":["http://zotero.org/users/local/Wu3kfUMj/items/NGJA7SIM"],"uri":["http://zotero.org/users/local/Wu3kfUMj/items/NGJA7SIM"],"itemData":{"id":85,"type":"article-journal","title":"Primate displacement activities as an ethopharmacological model of anxiety","container-title":"Anxiety","page":"186-191","volume":"2","issue":"4","source":"Wiley Online Library","abstract":"Using a within-subject cross-over, vehicle-controlled design, we investigated the acute effects of benzodiazepine receptor ligands with different mechanisms of action on the displacement activities (scratching, self-grooming, and body shake) of seven male macaques living in social groups. Our aim was to test the discriminative validity of displacement activities as an ethopharmacological model of anxiety. Subjects were given i.m. lorazepam (0.10, 0.20, 0.25 mg/kg) and FG 7142 (0.1, 0.3, 1.0 mg/kg). The frequency of displacement activities was decreased by the anxiolytic lorazepam and increased by the anxiogenic FG 7142 in a dose-dependent manner. Displacement activities were apparently more sensitive to anxiolytic treatment than other behavior patterns indicative of an anxiety state (i.e., visual scanning of the social environment and fear responses directed to dominant males). These results suggest that primate displacement activities are a valid ethopharmacological model of anxiety. Anxiety 2:186–191 (1996). © 1996 Wiley-Liss, Inc.","DOI":"10.1002/(SICI)1522-7154(1996)2:4&lt;186::AID-ANXI5&gt;3.0.CO;2-M","ISSN":"1522-7154","journalAbbreviation":"Anxiety","language":"en","author":[{"family":"Schino","given":"Gabriele"},{"family":"Perretta","given":"Gemma"},{"family":"Taglioni","given":"Alessandra M."},{"family":"Monaco","given":"Vincenzo"},{"family":"Troisi","given":"Alfonso"}],"issued":{"date-parts":[["1996",1,1]]}}},{"id":57,"uris":["http://zotero.org/users/local/Wu3kfUMj/items/TEXZB386"],"uri":["http://zotero.org/users/local/Wu3kfUMj/items/TEXZB386"],"itemData":{"id":57,"type":"article-journal","title":"Social anxiety, relationships and self-directed behaviour among wild female olive baboons","container-title":"Animal Behaviour","page":"1207-1215","volume":"58","issue":"6","source":"ScienceDirect","abstract":"Self-directed behaviour (SDB) can be used as a behavioural indicator of stress and anxiety in nonhuman primates (Maestripieri et al. 1992, Animal Behaviour, 44, 967–979). We investigated the effect of nearest neighbours' relative dominance status on the SDB of sexually mature female olive baboons, Papio anubis. When the animal nearest to (within 5 m of) a female was a dominant individual, SDB rates (a combined measure of self-scratching, self-grooming, self-touching, body shaking and yawning) increased by ca. 40% over those observed when the nearest neighbour was a subordinate. The results indicate that (1) SDB can be used as a measure of uncertainty during the social interactions of cercopithecine primates and (2) as there was considerable variation in SDB response according to the nature of the dominant individual, SDB can be used to assess relationship security (i.e. the perceived predictability of a relationship for one partner). Finally, in combination with measures of affiliation rate, SDB may provide insight into relationship value.","DOI":"10.1006/anbe.1999.1250","ISSN":"0003-3472","journalAbbreviation":"Animal Behaviour","author":[{"family":"Castles","given":"Duncan L."},{"family":"Whiten","given":"Andrew"},{"family":"Aureli","given":"Filippo"}],"issued":{"date-parts":[["1999",12]]}}},{"id":82,"uris":["http://zotero.org/users/local/Wu3kfUMj/items/CGXC9TWK"],"uri":["http://zotero.org/users/local/Wu3kfUMj/items/CGXC9TWK"],"itemData":{"id":82,"type":"article-journal","title":"Correlates of Self-Directed Behaviour in Wild White-Faced Capuchins","container-title":"Ethology","page":"301-317","volume":"106","issue":"4","source":"Wiley Online Library","abstract":"Elevated rates of self-directed behaviour (SDB) such as self-scratching and autogrooming have been widely used in recent years as an indicator of anxiety in catarrhine primates. This study presents the first examination of correlates of SDB rates in a platyrrhine primate. Subjects were 8 wild female white-faced capuchins at Lomas Barbudal, Costa Rica, who were observed for 119 h of focal individual follows. The subjects performed significantly more self-scratching and autogrooming while in close proximity to conspecifics than while alone, irrespective of whether the neighbour was dominant or subordinate to them. This result was attributable to elevated SDB rates during the 30 s preceding and following allogrooming bouts. Furthermore, subjects engaged in more SDB while in proximity to females (a) that were closer to them in dominance rank and (b) with whom they spent a larger proportion of their time in proximity. Self-directed behaviour rates after conflicts did not differ from non-postconflict rates. Nor were SDB rates above baseline levels during the 30 s before subjects descended to the ground. These results may provide support for the view that SDB rates index anxiety in this species, if grooming decisions signal individuals' current allegiances and are therefore a source of anxiety, even if being groomed is, itself, relaxing. Postconflict preparation for further aggression may mitigate against scratching and autogrooming in a fast-moving arboreal species.","DOI":"10.1046/j.1439-0310.2000.00527.x","ISSN":"1439-0310","language":"en","author":[{"family":"Manson","given":"Joseph H."},{"family":"Perry","given":"Susan"}],"issued":{"date-parts":[["2000",4,1]]}}},{"id":71,"uris":["http://zotero.org/users/local/Wu3kfUMj/items/5CUUQHH2"],"uri":["http://zotero.org/users/local/Wu3kfUMj/items/5CUUQHH2"],"itemData":{"id":71,"type":"article-journal","title":"Scratching as a Window into the Emotional Responses of Wild Tufted Capuchin Monkeys","container-title":"Ethology","page":"1072-1084","volume":"118","issue":"11","source":"Wiley Online Library","abstract":"Emotional responses to social interactions and the associated behavioural measures (e.g., self-directed behaviours, SDBs) have been little studied in New World monkeys, especially in wild settings. In this study, we investigated the factors affecting anxiety in a wild group of tufted capuchin monkeys (Cebus apella nigritus) using self-scratching (hereafter scratching) as its measure. Scratching was more strongly affected by the social context than by individual characteristics. Indeed, inter-individual variability was not explained by the age, sex and dominance rank of the monkeys. The monkeys scratched themselves more often when being distant from other group members than when in close proximity with them, suggesting that even short-distance separation from group members may be an important factor affecting capuchins emotional response. The risk of receiving aggression seemed also to elicit anxiety, as scratching was higher when in proximity to more dominant individuals and females, which were the categories of group members that were more aggressive. By contrast, scratching was lower when in proximity to more secure partners, like kin. Finally, scratching rates following the receipt of aggression were higher than at baseline, indicating a post-conflict increase in anxiety. Overall, our results contribute to the understanding of the factors affecting emotional responses in capuchin monkeys, confirming and expanding previous findings in other animal species.","DOI":"10.1111/eth.12008","ISSN":"1439-0310","journalAbbreviation":"Ethology","language":"en","author":[{"family":"Polizzi di Sorrentino","given":"Eugenia"},{"family":"Schino","given":"Gabriele"},{"family":"Tiddi","given":"Barbara"},{"family":"Aureli","given":"Filippo"}],"issued":{"date-parts":[["2012",11,1]]}}}],"schema":"https://github.com/citation-style-language/schema/raw/master/csl-citation.json"} </w:instrText>
      </w:r>
      <w:r w:rsidRPr="00D94D9E">
        <w:rPr>
          <w:rFonts w:ascii="Times New Roman" w:hAnsi="Times New Roman" w:cs="Times New Roman"/>
        </w:rPr>
        <w:fldChar w:fldCharType="separate"/>
      </w:r>
      <w:r w:rsidR="00A661F7">
        <w:rPr>
          <w:rFonts w:ascii="Times New Roman" w:hAnsi="Times New Roman" w:cs="Times New Roman"/>
        </w:rPr>
        <w:t xml:space="preserve">(Castles et al.1999; Manson and Perry 2000; Palagi and Norscia 2011; Polizzi di Sorrentino et al. 2012; Schino et al. 1996; Watson et al. </w:t>
      </w:r>
      <w:r w:rsidR="000A7542" w:rsidRPr="000A7542">
        <w:rPr>
          <w:rFonts w:ascii="Times New Roman" w:hAnsi="Times New Roman" w:cs="Times New Roman"/>
        </w:rPr>
        <w:t>1999)</w:t>
      </w:r>
      <w:r w:rsidRPr="00D94D9E">
        <w:rPr>
          <w:rFonts w:ascii="Times New Roman" w:hAnsi="Times New Roman" w:cs="Times New Roman"/>
        </w:rPr>
        <w:fldChar w:fldCharType="end"/>
      </w:r>
      <w:r w:rsidR="0095532E">
        <w:rPr>
          <w:rFonts w:ascii="Times New Roman" w:hAnsi="Times New Roman" w:cs="Times New Roman"/>
        </w:rPr>
        <w:t xml:space="preserve">, </w:t>
      </w:r>
      <w:r w:rsidRPr="00D94D9E">
        <w:rPr>
          <w:rFonts w:ascii="Times New Roman" w:hAnsi="Times New Roman" w:cs="Times New Roman"/>
        </w:rPr>
        <w:t>catarrhine and platyrrhine monkeys (</w:t>
      </w:r>
      <w:proofErr w:type="spellStart"/>
      <w:r w:rsidRPr="00D94D9E">
        <w:rPr>
          <w:rFonts w:ascii="Times New Roman" w:hAnsi="Times New Roman" w:cs="Times New Roman"/>
        </w:rPr>
        <w:t>Schino</w:t>
      </w:r>
      <w:proofErr w:type="spellEnd"/>
      <w:r w:rsidRPr="00D94D9E">
        <w:rPr>
          <w:rFonts w:ascii="Times New Roman" w:hAnsi="Times New Roman" w:cs="Times New Roman"/>
        </w:rPr>
        <w:t xml:space="preserve"> </w:t>
      </w:r>
      <w:r w:rsidRPr="00A661F7">
        <w:rPr>
          <w:rFonts w:ascii="Times New Roman" w:hAnsi="Times New Roman" w:cs="Times New Roman"/>
        </w:rPr>
        <w:t>et al.</w:t>
      </w:r>
      <w:r w:rsidRPr="009350C3">
        <w:rPr>
          <w:rFonts w:ascii="Times New Roman" w:hAnsi="Times New Roman" w:cs="Times New Roman"/>
          <w:i/>
        </w:rPr>
        <w:t xml:space="preserve"> </w:t>
      </w:r>
      <w:r w:rsidRPr="00D94D9E">
        <w:rPr>
          <w:rFonts w:ascii="Times New Roman" w:hAnsi="Times New Roman" w:cs="Times New Roman"/>
        </w:rPr>
        <w:t xml:space="preserve">1996 in macaques; Castles </w:t>
      </w:r>
      <w:r w:rsidRPr="00A661F7">
        <w:rPr>
          <w:rFonts w:ascii="Times New Roman" w:hAnsi="Times New Roman" w:cs="Times New Roman"/>
        </w:rPr>
        <w:t>et al.</w:t>
      </w:r>
      <w:r w:rsidRPr="009350C3">
        <w:rPr>
          <w:rFonts w:ascii="Times New Roman" w:hAnsi="Times New Roman" w:cs="Times New Roman"/>
          <w:i/>
        </w:rPr>
        <w:t xml:space="preserve"> </w:t>
      </w:r>
      <w:r w:rsidRPr="00D94D9E">
        <w:rPr>
          <w:rFonts w:ascii="Times New Roman" w:hAnsi="Times New Roman" w:cs="Times New Roman"/>
        </w:rPr>
        <w:t xml:space="preserve">1999 in olive baboons; Manson and Perry 2000 in white-faced capuchins; </w:t>
      </w:r>
      <w:proofErr w:type="spellStart"/>
      <w:r w:rsidRPr="00D94D9E">
        <w:rPr>
          <w:rFonts w:ascii="Times New Roman" w:hAnsi="Times New Roman" w:cs="Times New Roman"/>
        </w:rPr>
        <w:t>Polizzi</w:t>
      </w:r>
      <w:proofErr w:type="spellEnd"/>
      <w:r w:rsidRPr="00D94D9E">
        <w:rPr>
          <w:rFonts w:ascii="Times New Roman" w:hAnsi="Times New Roman" w:cs="Times New Roman"/>
        </w:rPr>
        <w:t xml:space="preserve"> di Sorrentino </w:t>
      </w:r>
      <w:r w:rsidRPr="00A661F7">
        <w:rPr>
          <w:rFonts w:ascii="Times New Roman" w:hAnsi="Times New Roman" w:cs="Times New Roman"/>
        </w:rPr>
        <w:t>et al</w:t>
      </w:r>
      <w:r w:rsidRPr="009350C3">
        <w:rPr>
          <w:rFonts w:ascii="Times New Roman" w:hAnsi="Times New Roman" w:cs="Times New Roman"/>
          <w:i/>
        </w:rPr>
        <w:t xml:space="preserve">. </w:t>
      </w:r>
      <w:r w:rsidRPr="00D94D9E">
        <w:rPr>
          <w:rFonts w:ascii="Times New Roman" w:hAnsi="Times New Roman" w:cs="Times New Roman"/>
        </w:rPr>
        <w:t xml:space="preserve">2012 in capuchins), and also in apes </w:t>
      </w:r>
      <w:r w:rsidRPr="00D94D9E">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{"citationID":"9DZaQOTa","properties":{"formattedCitation":"(Kutsukake, 2003; Peel, Vogelnest, Finnigan, &amp; O\\uc0\\u8217{}Brien, 2005)","plainCitation":"(Kutsukake, 2003; Peel, Vogelnest, Finnigan, &amp; O’Brien, 2005)","noteIndex":0},"citationItems":[{"id":48,"uris":["http://zotero.org/users/local/Wu3kfUMj/items/XQ78KPZE"],"uri":["http://zotero.org/users/local/Wu3kfUMj/items/XQ78KPZE"],"itemData":{"id":48,"type":"article-journal","title":"Assessing Relationship Quality and Social Anxiety Among Wild Chimpanzees Using Self-Directed Behaviour","container-title":"Behaviour","page":"1153-1171","volume":"140","issue":"8","source":"booksandjournals.brillonline.com","abstract":"Current theory on primate social relationships implies that relationship quality consists of three factors: value, security, and compatibility. The relationship security of each group member can be determined using the level of social anxiety found when that individual is in the proximity of other individuals. I studied social anxiety by measuring the rate of rough selfscratching behaviour (RSS), a self-directed behaviour, in wild chimpanzees in Mahale Mountains National Park, Tanzania. The RSS rate drastically differed across individual activities; RSS was rare when the focal individual was foraging or moving, but frequent during resting. The male RSS rate while resting was inversely correlated with dominance rank, particularly when males were with other group members; higher-ranking males performed RSS less often than lower-ranking males. The RSS frequency of males did not vary with the proximity of group members or the association level of the individuals in proximity. In contrast, close proximity of group members increased the female RSS rate. In addition, females performed RSS more frequently when a non-affiliative group member was in their proximity than with an affiliative group member. The relative dominance rank of the individuals in close proximity did not affect the RSS rate in either males or females. Furthermore, infant contact or separation from the mother did not influence the maternal RSS rate. These results suggest that anxietyinducing situations differ between sexes in this species, and that for female chimpanzees, relationship security is related to association level. The results are discussed in terms of interspecific variation in social dominance style and inter-individual tolerance within primates.","DOI":"10.1163/156853903322589687","ISSN":"1568-539X","author":[{"family":"Kutsukake","given":"Nobuyuki"}],"issued":{"date-parts":[["2003",8,15]]}}},{"id":256,"uris":["http://zotero.org/users/local/Wu3kfUMj/items/U6SPRBPZ"],"uri":["http://zotero.org/users/local/Wu3kfUMj/items/U6SPRBPZ"],"itemData":{"id":256,"type":"article-journal","title":"Non-invasive fecal hormone analysis and behavioral observations for monitoring stress responses in captive western lowland gorillas (Gorilla gorilla gorilla)","container-title":"Zoo Biology","page":"431-446","volume":"24","issue":"5","author":[{"family":"Peel","given":"Alison J."},{"family":"Vogelnest","given":"Larry"},{"family":"Finnigan","given":"Louise Grossfeldt"},{"family":"O'Brien","given":"Justine K."}],"issued":{"date-parts":[["2005"]]}}}],"schema":"https://github.com/citation-style-language/schema/raw/master/csl-citation.json"} </w:instrText>
      </w:r>
      <w:r w:rsidRPr="00D94D9E">
        <w:rPr>
          <w:rFonts w:ascii="Times New Roman" w:hAnsi="Times New Roman" w:cs="Times New Roman"/>
        </w:rPr>
        <w:fldChar w:fldCharType="separate"/>
      </w:r>
      <w:r w:rsidR="00A661F7">
        <w:rPr>
          <w:rFonts w:ascii="Times New Roman" w:hAnsi="Times New Roman" w:cs="Times New Roman"/>
        </w:rPr>
        <w:t xml:space="preserve">(Kutsukake 2003; Peel et al. </w:t>
      </w:r>
      <w:r w:rsidR="000A7542" w:rsidRPr="000A7542">
        <w:rPr>
          <w:rFonts w:ascii="Times New Roman" w:hAnsi="Times New Roman" w:cs="Times New Roman"/>
        </w:rPr>
        <w:t>2005)</w:t>
      </w:r>
      <w:r w:rsidRPr="00D94D9E">
        <w:rPr>
          <w:rFonts w:ascii="Times New Roman" w:hAnsi="Times New Roman" w:cs="Times New Roman"/>
        </w:rPr>
        <w:fldChar w:fldCharType="end"/>
      </w:r>
      <w:r w:rsidRPr="00D94D9E">
        <w:rPr>
          <w:rFonts w:ascii="Times New Roman" w:hAnsi="Times New Roman" w:cs="Times New Roman"/>
        </w:rPr>
        <w:t xml:space="preserve"> and humans </w:t>
      </w:r>
      <w:r w:rsidRPr="00D94D9E">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{"citationID":"KgvKPkJ8","properties":{"formattedCitation":"(Troisi, 2002)","plainCitation":"(Troisi, 2002)","noteIndex":0},"citationItems":[{"id":54,"uris":["http://zotero.org/users/local/Wu3kfUMj/items/EFAHV7KP"],"uri":["http://zotero.org/users/local/Wu3kfUMj/items/EFAHV7KP"],"itemData":{"id":54,"type":"article-journal","title":"Displacement Activities as a Behavioral Measure of Stress in Nonhuman Primates and Human Subjects","container-title":"Stress","page":"47-54","volume":"5","issue":"1","source":"Taylor and Francis+NEJM","abstract":"Traditionally, research on human stress has relied mostly on physiological and psychological measures with a relatively minor emphasis on the behavioral aspects of the phenomenon. Such an approach makes it difficult to develop valid animal models of the human stress syndrome. A promising approach to the study of the behavioral correlates of stress is to analyze those behavior patterns that ethologists have named displacement activities and that, in primates, consist mostly of self-directed behaviors. In both nonhuman primates and human subjects, displacement behavior appears in situations characterized by social tension and is likely to reflect increased autonomic arousal. Pharmacological studies of nonhuman primates have shown that the frequency of occurrence of displacement behavior is increased by anxiogenic compounds and decreased by anxiolytic drugs. Ethological studies of healthy persons and psychiatric patients during interviews have found that increased displacement behavior not only correlates with a subjective feeling state of anxiety and negative affect but also gives more veridical information about the subject's emotional state than verbal statements and facial expression. The measurement of displacement activities may be a useful complement to the physiological and psychological studies aimed at analyzing the correlates and consequences of stress.","DOI":"10.1080/102538902900012378","ISSN":"1025-3890","author":[{"family":"Troisi","given":"Alfonso"}],"issued":{"date-parts":[["2002",1,1]]}}}],"schema":"https://github.com/citation-style-language/schema/raw/master/csl-citation.json"} </w:instrText>
      </w:r>
      <w:r w:rsidRPr="00D94D9E">
        <w:rPr>
          <w:rFonts w:ascii="Times New Roman" w:hAnsi="Times New Roman" w:cs="Times New Roman"/>
        </w:rPr>
        <w:fldChar w:fldCharType="separate"/>
      </w:r>
      <w:r w:rsidR="00A661F7">
        <w:rPr>
          <w:rFonts w:ascii="Times New Roman" w:hAnsi="Times New Roman" w:cs="Times New Roman"/>
        </w:rPr>
        <w:t>(Troisi</w:t>
      </w:r>
      <w:r w:rsidR="000A7542" w:rsidRPr="000A7542">
        <w:rPr>
          <w:rFonts w:ascii="Times New Roman" w:hAnsi="Times New Roman" w:cs="Times New Roman"/>
        </w:rPr>
        <w:t xml:space="preserve"> 2002)</w:t>
      </w:r>
      <w:r w:rsidRPr="00D94D9E">
        <w:rPr>
          <w:rFonts w:ascii="Times New Roman" w:hAnsi="Times New Roman" w:cs="Times New Roman"/>
        </w:rPr>
        <w:fldChar w:fldCharType="end"/>
      </w:r>
      <w:r w:rsidRPr="00D94D9E">
        <w:rPr>
          <w:rFonts w:ascii="Times New Roman" w:hAnsi="Times New Roman" w:cs="Times New Roman"/>
        </w:rPr>
        <w:t xml:space="preserve">. Rates of SDB are decreased and increased, respectively, by anxiolytic and anxiogenic drugs, which supports the use of SDB as a behavioral marker of anxiety </w:t>
      </w:r>
      <w:commentRangeStart w:id="19"/>
      <w:r w:rsidRPr="00D94D9E">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{"citationID":"sJ2oGjui","properties":{"formattedCitation":"(Polizzi di Sorrentino et al., 2012; Schino et al., 1996)","plainCitation":"(Polizzi di Sorrentino et al., 2012; Schino et al., 1996)","noteIndex":0},"citationItems":[{"id":71,"uris":["http://zotero.org/users/local/Wu3kfUMj/items/5CUUQHH2"],"uri":["http://zotero.org/users/local/Wu3kfUMj/items/5CUUQHH2"],"itemData":{"id":71,"type":"article-journal","title":"Scratching as a Window into the Emotional Responses of Wild Tufted Capuchin Monkeys","container-title":"Ethology","page":"1072-1084","volume":"118","issue":"11","source":"Wiley Online Library","abstract":"Emotional responses to social interactions and the associated behavioural measures (e.g., self-directed behaviours, SDBs) have been little studied in New World monkeys, especially in wild settings. In this study, we investigated the factors affecting anxiety in a wild group of tufted capuchin monkeys (Cebus apella nigritus) using self-scratching (hereafter scratching) as its measure. Scratching was more strongly affected by the social context than by individual characteristics. Indeed, inter-individual variability was not explained by the age, sex and dominance rank of the monkeys. The monkeys scratched themselves more often when being distant from other group members than when in close proximity with them, suggesting that even short-distance separation from group members may be an important factor affecting capuchins emotional response. The risk of receiving aggression seemed also to elicit anxiety, as scratching was higher when in proximity to more dominant individuals and females, which were the categories of group members that were more aggressive. By contrast, scratching was lower when in proximity to more secure partners, like kin. Finally, scratching rates following the receipt of aggression were higher than at baseline, indicating a post-conflict increase in anxiety. Overall, our results contribute to the understanding of the factors affecting emotional responses in capuchin monkeys, confirming and expanding previous findings in other animal species.","DOI":"10.1111/eth.12008","ISSN":"1439-0310","journalAbbreviation":"Ethology","language":"en","author":[{"family":"Polizzi di Sorrentino","given":"Eugenia"},{"family":"Schino","given":"Gabriele"},{"family":"Tiddi","given":"Barbara"},{"family":"Aureli","given":"Filippo"}],"issued":{"date-parts":[["2012",11,1]]}}},{"id":85,"uris":["http://zotero.org/users/local/Wu3kfUMj/items/NGJA7SIM"],"uri":["http://zotero.org/users/local/Wu3kfUMj/items/NGJA7SIM"],"itemData":{"id":85,"type":"article-journal","title":"Primate displacement activities as an ethopharmacological model of anxiety","container-title":"Anxiety","page":"186-191","volume":"2","issue":"4","source":"Wiley Online Library","abstract":"Using a within-subject cross-over, vehicle-controlled design, we investigated the acute effects of benzodiazepine receptor ligands with different mechanisms of action on the displacement activities (scratching, self-grooming, and body shake) of seven male macaques living in social groups. Our aim was to test the discriminative validity of displacement activities as an ethopharmacological model of anxiety. Subjects were given i.m. lorazepam (0.10, 0.20, 0.25 mg/kg) and FG 7142 (0.1, 0.3, 1.0 mg/kg). The frequency of displacement activities was decreased by the anxiolytic lorazepam and increased by the anxiogenic FG 7142 in a dose-dependent manner. Displacement activities were apparently more sensitive to anxiolytic treatment than other behavior patterns indicative of an anxiety state (i.e., visual scanning of the social environment and fear responses directed to dominant males). These results suggest that primate displacement activities are a valid ethopharmacological model of anxiety. Anxiety 2:186–191 (1996). © 1996 Wiley-Liss, Inc.","DOI":"10.1002/(SICI)1522-7154(1996)2:4&lt;186::AID-ANXI5&gt;3.0.CO;2-M","ISSN":"1522-7154","journalAbbreviation":"Anxiety","language":"en","author":[{"family":"Schino","given":"Gabriele"},{"family":"Perretta","given":"Gemma"},{"family":"Taglioni","given":"Alessandra M."},{"family":"Monaco","given":"Vincenzo"},{"family":"Troisi","given":"Alfonso"}],"issued":{"date-parts":[["1996",1,1]]}}}],"schema":"https://github.com/citation-style-language/schema/raw/master/csl-citation.json"} </w:instrText>
      </w:r>
      <w:r w:rsidRPr="00D94D9E">
        <w:rPr>
          <w:rFonts w:ascii="Times New Roman" w:hAnsi="Times New Roman" w:cs="Times New Roman"/>
        </w:rPr>
        <w:fldChar w:fldCharType="separate"/>
      </w:r>
      <w:r w:rsidR="00A661F7">
        <w:rPr>
          <w:rFonts w:ascii="Times New Roman" w:hAnsi="Times New Roman" w:cs="Times New Roman"/>
        </w:rPr>
        <w:t xml:space="preserve">(Polizzi di Sorrentino et al. 2012; Schino et al. </w:t>
      </w:r>
      <w:r w:rsidR="000A7542" w:rsidRPr="000A7542">
        <w:rPr>
          <w:rFonts w:ascii="Times New Roman" w:hAnsi="Times New Roman" w:cs="Times New Roman"/>
        </w:rPr>
        <w:t>1996)</w:t>
      </w:r>
      <w:r w:rsidRPr="00D94D9E">
        <w:rPr>
          <w:rFonts w:ascii="Times New Roman" w:hAnsi="Times New Roman" w:cs="Times New Roman"/>
        </w:rPr>
        <w:fldChar w:fldCharType="end"/>
      </w:r>
      <w:commentRangeEnd w:id="19"/>
      <w:r w:rsidR="00024647">
        <w:rPr>
          <w:rStyle w:val="CommentReference"/>
          <w:rFonts w:eastAsiaTheme="minorHAnsi"/>
        </w:rPr>
        <w:commentReference w:id="19"/>
      </w:r>
      <w:r w:rsidRPr="00D94D9E">
        <w:rPr>
          <w:rFonts w:ascii="Times New Roman" w:hAnsi="Times New Roman" w:cs="Times New Roman"/>
        </w:rPr>
        <w:t xml:space="preserve">. </w:t>
      </w:r>
    </w:p>
    <w:p w14:paraId="3139EFB1" w14:textId="53ED1E38" w:rsidR="00AF1D22" w:rsidRDefault="00697C12" w:rsidP="00B12A96">
      <w:pPr>
        <w:spacing w:line="480" w:lineRule="auto"/>
        <w:ind w:firstLine="720"/>
        <w:rPr>
          <w:rFonts w:ascii="Times New Roman" w:hAnsi="Times New Roman" w:cs="Times New Roman"/>
        </w:rPr>
      </w:pPr>
      <w:r>
        <w:rPr>
          <w:rFonts w:ascii="Times New Roman" w:hAnsi="Times New Roman" w:cs="Times New Roman"/>
        </w:rPr>
        <w:t>We</w:t>
      </w:r>
      <w:r w:rsidR="00EC1D55" w:rsidRPr="00D94D9E">
        <w:rPr>
          <w:rFonts w:ascii="Times New Roman" w:hAnsi="Times New Roman" w:cs="Times New Roman"/>
        </w:rPr>
        <w:t xml:space="preserve"> hypothesize that socializing is stressful for orangutans. </w:t>
      </w:r>
      <w:r w:rsidR="00EC1D55">
        <w:rPr>
          <w:rFonts w:ascii="Times New Roman" w:hAnsi="Times New Roman" w:cs="Times New Roman"/>
        </w:rPr>
        <w:t xml:space="preserve">Based on the higher energetic requirements of parous females and flanged males compared to adolescent females </w:t>
      </w:r>
      <w:r>
        <w:rPr>
          <w:rFonts w:ascii="Times New Roman" w:hAnsi="Times New Roman" w:cs="Times New Roman"/>
        </w:rPr>
        <w:t>and unflanged males, we</w:t>
      </w:r>
      <w:r w:rsidR="00EC1D55">
        <w:rPr>
          <w:rFonts w:ascii="Times New Roman" w:hAnsi="Times New Roman" w:cs="Times New Roman"/>
        </w:rPr>
        <w:t xml:space="preserve"> also hypothesize that these classes suffer greater costs from socializing. </w:t>
      </w:r>
      <w:r w:rsidR="00EC1D55" w:rsidRPr="00D94D9E">
        <w:rPr>
          <w:rFonts w:ascii="Times New Roman" w:hAnsi="Times New Roman" w:cs="Times New Roman"/>
          <w:color w:val="000000"/>
          <w:shd w:val="clear" w:color="auto" w:fill="FFFFFF"/>
        </w:rPr>
        <w:t xml:space="preserve">Lactation is the most costly component of mothering </w:t>
      </w:r>
      <w:commentRangeStart w:id="20"/>
      <w:r w:rsidR="00EC1D55" w:rsidRPr="00D94D9E">
        <w:rPr>
          <w:rFonts w:ascii="Times New Roman" w:hAnsi="Times New Roman" w:cs="Times New Roman"/>
          <w:color w:val="000000"/>
          <w:shd w:val="clear" w:color="auto" w:fill="FFFFFF"/>
        </w:rPr>
        <w:fldChar w:fldCharType="begin"/>
      </w:r>
      <w:r w:rsidR="000A7542">
        <w:rPr>
          <w:rFonts w:ascii="Times New Roman" w:hAnsi="Times New Roman" w:cs="Times New Roman"/>
          <w:color w:val="000000"/>
          <w:shd w:val="clear" w:color="auto" w:fill="FFFFFF"/>
        </w:rPr>
        <w:instrText xml:space="preserve"> ADDIN ZOTERO_ITEM CSL_CITATION {"citationID":"HS7ncsho","properties":{"formattedCitation":"(Clutton-Brock, Albon, &amp; Guinness, 1989; Gittleman &amp; Thompson, 1988; Thompson, 2013; Thompson, Muller, &amp; Wrangham, 2012)","plainCitation":"(Clutton-Brock, Albon, &amp; Guinness, 1989; Gittleman &amp; Thompson, 1988; Thompson, 2013; Thompson, Muller, &amp; Wrangham, 2012)","noteIndex":0},"citationItems":[{"id":829,"uris":["http://zotero.org/users/local/Wu3kfUMj/items/EGIXFAGW"],"uri":["http://zotero.org/users/local/Wu3kfUMj/items/EGIXFAGW"],"itemData":{"id":829,"type":"article-journal","title":"Fitness costs of gestation and lactation in wild mammals","container-title":"Nature","page":"260-262","volume":"337","issue":"6204","source":"www.nature.com","DOI":"10.1038/337260a0","ISSN":"0028-0836","journalAbbreviation":"Nature","language":"en","author":[{"family":"Clutton-Brock","given":"T. H."},{"family":"Albon","given":"S. D."},{"family":"Guinness","given":"F. E."}],"issued":{"date-parts":[["1989",1,19]]}}},{"id":816,"uris":["http://zotero.org/users/local/Wu3kfUMj/items/9PT8QST6"],"uri":["http://zotero.org/users/local/Wu3kfUMj/items/9PT8QST6"],"itemData":{"id":816,"type":"article-journal","title":"Comparative Reproductive Energetics of Human and Nonhuman Primates","container-title":"Annual Review of Anthropology","page":"287-304","volume":"42","issue":"1","source":"Annual Reviews","abstract":"Primates as a group exhibit high reproductive costs, departing in numerous ways from expectations derived from other mammals. Yet, there is also substantial life-history variation within primates that affects the costs of producing offspring and how these costs are distributed over time. Whereas general phylogenetic and allometric trends are well established, issues regarding the mechanisms that regulate energy allocations remain unresolved. This review examines reproductive energetics across primates, placing them in context with other mammals and comparing how reproductive processes change as body and brain size increase. The three major stages of reproduction (conception, pregnancy, and lactation) are examined along with the reproductive adaptations that facilitate them: breeding seasonality, placental formation, breast milk production, body fat, and communal breeding. Throughout, this review examines how comparative primate energetics can help illuminate the unique adaptations that allow humans to produce extraordinarily costly offspring at an unexpectedly high rate.","DOI":"10.1146/annurev-anthro-092412-155530","author":[{"family":"Thompson","given":"Melissa Emery"}],"issued":{"date-parts":[["2013"]]}}},{"id":826,"uris":["http://zotero.org/users/local/Wu3kfUMj/items/QB4RCQNA"],"uri":["http://zotero.org/users/local/Wu3kfUMj/items/QB4RCQNA"],"itemData":{"id":826,"type":"article-journal","title":"Energy Allocation in Mammalian Reproduction","container-title":"Integrative and Comparative Biology","page":"863-875","volume":"28","issue":"3","source":"academic.oup.com","abstract":"SYNOPSIS. On behavioral, hormonal, and physiological grounds, mammalian reproduction can be compartmentalized into the following continuous sequence of events: mating (courtship, estrous), gestation, parturition, lactation, post-lactational parental care, and maternal recovery. We point out that comparing the relative allocation of energy for these events across mammals is difficult because of life history variability (e.g., litter size, birth weight), allometry, phylogeny, and individual variation. We review the empirical and theoretical literature on each of these events with respect to: different methodologies in measuring energy use;broad patterns of energy consumption across diverse mammalian taxa; and, identification of particular reproductive characteristics (e.g., birthing, parental care) which may be costly but have yet to receive energetic measurements. Although most studies have consideredgestation and lactation the critical reproductive events for energy expenditure, variation in these events is substantial and almost certainly is a function of relative allocation of time togestation vs. lactation as well as the presumed energetic costs of mating, birthing and parental care. In addition, repeated observations show that behavioral compensation is an extremely important strategy for minimizing energy requirements during reproduction. From this review, we argue that more complete analyses will come from (1) incorporating energetic measurements in studies of mammalian behavior and (2) including mechanisms of behavioral compensation into physiological studies.","DOI":"10.1093/icb/28.3.863","ISSN":"1540-7063","journalAbbreviation":"Integr Comp Biol","author":[{"family":"Gittleman","given":"John L."},{"family":"Thompson","given":"Steven D."}],"issued":{"date-parts":[["1988",8,1]]}}},{"id":820,"uris":["http://zotero.org/users/local/Wu3kfUMj/items/4WWNI3IH"],"uri":["http://zotero.org/users/local/Wu3kfUMj/items/4WWNI3IH"],"itemData":{"id":820,"type":"article-journal","title":"The energetics of lactation and the return to fecundity in wild chimpanzees","container-title":"Behavioral Ecology","page":"1234-1241","volume":"23","issue":"6","source":"academic.oup.com","abstract":"Parental provisioning of offspring is an intensive energetic investment that is expected to compromise future offspring production. This trade-off is particularly salient for mammals in which mothers bear the exclusive burden of lactation and draw from their own energy reserves to provision offspring. The degree to which lactation impacts future reproductive ability should vary not only by the absolute cost of milk production but also by the ability of individual mothers to afford it. Few studies have been able to quantify the costs of lactation or how they affect reproductive rates. Here, we examine the metabolic load of lactation in chimpanzees, a species with intensive parental investment and extremely slow reproductive rates. We used urinary C-peptide of insulin to trace changes in energetic condition in 17 wild, unprovisioned chimpanzee mothers in Kibale National Park, Uganda. C-peptide levels of nursing mothers were depressed for six months postpartum, thereafter showing a net increase through the second year. These changes are consistent with milestones of infant physical and behavioral development. Mothers inhabiting lower quality foraging areas experienced a higher metabolic load of lactation, as indicated by lower C-peptide profiles than mothers in food-rich areas. Ovarian activity was closely correlated with energetic condition. Cycling resumed only after a sustained period of energy gain, suggesting that the slow reproductive pattern in wild chimpanzees results not only from the direct expense of milk production but also from the long period that mothers require to recover their physical condition in a food-limited environment.","DOI":"10.1093/beheco/ars107","ISSN":"1045-2249","journalAbbreviation":"Behav Ecol","author":[{"family":"Thompson","given":"Melissa Emery"},{"family":"Muller","given":"Martin N."},{"family":"Wrangham","given":"Richard W."}],"issued":{"date-parts":[["2012",11,1]]}}}],"schema":"https://github.com/citation-style-language/schema/raw/master/csl-citation.json"} </w:instrText>
      </w:r>
      <w:r w:rsidR="00EC1D55" w:rsidRPr="00D94D9E">
        <w:rPr>
          <w:rFonts w:ascii="Times New Roman" w:hAnsi="Times New Roman" w:cs="Times New Roman"/>
          <w:color w:val="000000"/>
          <w:shd w:val="clear" w:color="auto" w:fill="FFFFFF"/>
        </w:rPr>
        <w:fldChar w:fldCharType="separate"/>
      </w:r>
      <w:r w:rsidR="000A7542" w:rsidRPr="000A7542">
        <w:rPr>
          <w:rFonts w:ascii="Times New Roman" w:hAnsi="Times New Roman" w:cs="Times New Roman"/>
        </w:rPr>
        <w:t>(Cl</w:t>
      </w:r>
      <w:r w:rsidR="00A661F7">
        <w:rPr>
          <w:rFonts w:ascii="Times New Roman" w:hAnsi="Times New Roman" w:cs="Times New Roman"/>
        </w:rPr>
        <w:t>utton-Brock et al. 1989; Gittleman and Thompson 1988; Thompson</w:t>
      </w:r>
      <w:r w:rsidR="000A7542" w:rsidRPr="000A7542">
        <w:rPr>
          <w:rFonts w:ascii="Times New Roman" w:hAnsi="Times New Roman" w:cs="Times New Roman"/>
        </w:rPr>
        <w:t xml:space="preserve"> 2013; </w:t>
      </w:r>
      <w:r w:rsidR="00A661F7">
        <w:rPr>
          <w:rFonts w:ascii="Times New Roman" w:hAnsi="Times New Roman" w:cs="Times New Roman"/>
        </w:rPr>
        <w:t>Emery Thompson et al.</w:t>
      </w:r>
      <w:r w:rsidR="000A7542" w:rsidRPr="000A7542">
        <w:rPr>
          <w:rFonts w:ascii="Times New Roman" w:hAnsi="Times New Roman" w:cs="Times New Roman"/>
        </w:rPr>
        <w:t xml:space="preserve"> 2012)</w:t>
      </w:r>
      <w:r w:rsidR="00EC1D55" w:rsidRPr="00D94D9E">
        <w:rPr>
          <w:rFonts w:ascii="Times New Roman" w:hAnsi="Times New Roman" w:cs="Times New Roman"/>
          <w:color w:val="000000"/>
          <w:shd w:val="clear" w:color="auto" w:fill="FFFFFF"/>
        </w:rPr>
        <w:fldChar w:fldCharType="end"/>
      </w:r>
      <w:commentRangeEnd w:id="20"/>
      <w:r w:rsidR="00024647">
        <w:rPr>
          <w:rStyle w:val="CommentReference"/>
          <w:rFonts w:eastAsiaTheme="minorHAnsi"/>
        </w:rPr>
        <w:commentReference w:id="20"/>
      </w:r>
      <w:r w:rsidR="00EC1D55" w:rsidRPr="00D94D9E">
        <w:rPr>
          <w:rFonts w:ascii="Times New Roman" w:hAnsi="Times New Roman" w:cs="Times New Roman"/>
          <w:color w:val="000000"/>
          <w:shd w:val="clear" w:color="auto" w:fill="FFFFFF"/>
        </w:rPr>
        <w:t xml:space="preserve">, as milk production </w:t>
      </w:r>
      <w:r w:rsidR="00EC1D55">
        <w:rPr>
          <w:rFonts w:ascii="Times New Roman" w:hAnsi="Times New Roman" w:cs="Times New Roman"/>
          <w:color w:val="000000"/>
          <w:shd w:val="clear" w:color="auto" w:fill="FFFFFF"/>
        </w:rPr>
        <w:t>is energetically expensive</w:t>
      </w:r>
      <w:r w:rsidR="00EC1D55" w:rsidRPr="00D94D9E">
        <w:rPr>
          <w:rFonts w:ascii="Times New Roman" w:hAnsi="Times New Roman" w:cs="Times New Roman"/>
          <w:color w:val="000000"/>
          <w:shd w:val="clear" w:color="auto" w:fill="FFFFFF"/>
        </w:rPr>
        <w:t xml:space="preserve">, which can be associated with elevated cortisol levels during periods of limited food availability </w:t>
      </w:r>
      <w:r w:rsidR="00EC1D55" w:rsidRPr="00D94D9E">
        <w:rPr>
          <w:rFonts w:ascii="Times New Roman" w:hAnsi="Times New Roman" w:cs="Times New Roman"/>
          <w:color w:val="000000"/>
          <w:shd w:val="clear" w:color="auto" w:fill="FFFFFF"/>
        </w:rPr>
        <w:fldChar w:fldCharType="begin"/>
      </w:r>
      <w:r w:rsidR="000A7542">
        <w:rPr>
          <w:rFonts w:ascii="Times New Roman" w:hAnsi="Times New Roman" w:cs="Times New Roman"/>
          <w:color w:val="000000"/>
          <w:shd w:val="clear" w:color="auto" w:fill="FFFFFF"/>
        </w:rPr>
        <w:instrText xml:space="preserve"> ADDIN ZOTERO_ITEM CSL_CITATION {"citationID":"DwrVVZWL","properties":{"formattedCitation":"(Emery Thompson, Muller, Kahlenberg, &amp; Wrangham, 2010)","plainCitation":"(Emery Thompson, Muller, Kahlenberg, &amp; Wrangham, 2010)","noteIndex":0},"citationItems":[{"id":261,"uris":["http://zotero.org/users/local/Wu3kfUMj/items/IZFRRJ3V"],"uri":["http://zotero.org/users/local/Wu3kfUMj/items/IZFRRJ3V"],"itemData":{"id":261,"type":"article-journal","title":"Dynamics of social and energetic stress in wild female chimpanzees","container-title":"Hormones and Behavior","page":"440-449","volume":"58","issue":"3","source":"ScienceDirect","abstract":"Stress hormone measurements can reinforce and refine hypotheses about the costs of particular contexts or behaviors in wild animals. For social species, this is complicated because potential stressors may come from the physical environment, social environment, or some combination of both, while the stress response itself is generalized. Here, we present a multivariate examination of urinary cortisol dynamics over 6 years in the lives of wild female chimpanzees in the Kanyawara community of Kibale National Park, Uganda. We hypothesized that chimpanzee socioecology provides strong indications of both energetic and social stress to females, but that the salience of these stressors might vary over a female's life history in accordance with their changing reproductive costs and social interactions. Using linear mixed models, we found that urinary cortisol levels increased significantly with age but were also elevated in young immigrants to the community. Across reproductive states, cycling, non-estrous females had relatively low cortisol compared to lactating, estrous, or pregnant females. Aggression from males led to higher cortisol levels among estrous females, frequent targets of aggressive sexual coercion. In contrast, energetic stress was most salient to lactating females, who experienced higher cortisol during months of low fruit consumption. Low dominance rank was associated with increased cortisol, particularly during the energetically demanding period of lactation. The effects of female conflict were felt widely, even among those who were the primary aggressors, providing further evidence that long-term resource competition, while apparently muted, exerts a far-reaching impact on the lives of chimpanzee females.","DOI":"10.1016/j.yhbeh.2010.05.009","ISSN":"0018-506X","journalAbbreviation":"Hormones and Behavior","author":[{"family":"Emery Thompson","given":"Melissa"},{"family":"Muller","given":"Martin N."},{"family":"Kahlenberg","given":"Sonya M."},{"family":"Wrangham","given":"Richard W."}],"issued":{"date-parts":[["2010",8]]}}}],"schema":"https://github.com/citation-style-language/schema/raw/master/csl-citation.json"} </w:instrText>
      </w:r>
      <w:r w:rsidR="00EC1D55" w:rsidRPr="00D94D9E">
        <w:rPr>
          <w:rFonts w:ascii="Times New Roman" w:hAnsi="Times New Roman" w:cs="Times New Roman"/>
          <w:color w:val="000000"/>
          <w:shd w:val="clear" w:color="auto" w:fill="FFFFFF"/>
        </w:rPr>
        <w:fldChar w:fldCharType="separate"/>
      </w:r>
      <w:r w:rsidR="00A661F7">
        <w:rPr>
          <w:rFonts w:ascii="Times New Roman" w:hAnsi="Times New Roman" w:cs="Times New Roman"/>
        </w:rPr>
        <w:t xml:space="preserve">(Emery Thompson et al. </w:t>
      </w:r>
      <w:r w:rsidR="000A7542" w:rsidRPr="000A7542">
        <w:rPr>
          <w:rFonts w:ascii="Times New Roman" w:hAnsi="Times New Roman" w:cs="Times New Roman"/>
        </w:rPr>
        <w:t>2010)</w:t>
      </w:r>
      <w:r w:rsidR="00EC1D55" w:rsidRPr="00D94D9E">
        <w:rPr>
          <w:rFonts w:ascii="Times New Roman" w:hAnsi="Times New Roman" w:cs="Times New Roman"/>
          <w:color w:val="000000"/>
          <w:shd w:val="clear" w:color="auto" w:fill="FFFFFF"/>
        </w:rPr>
        <w:fldChar w:fldCharType="end"/>
      </w:r>
      <w:r w:rsidR="00A661F7">
        <w:rPr>
          <w:rFonts w:ascii="Times New Roman" w:hAnsi="Times New Roman" w:cs="Times New Roman"/>
          <w:color w:val="000000"/>
          <w:shd w:val="clear" w:color="auto" w:fill="FFFFFF"/>
        </w:rPr>
        <w:t xml:space="preserve">. Captive </w:t>
      </w:r>
      <w:r w:rsidR="00EC1D55" w:rsidRPr="00D94D9E">
        <w:rPr>
          <w:rFonts w:ascii="Times New Roman" w:hAnsi="Times New Roman" w:cs="Times New Roman"/>
          <w:color w:val="000000"/>
          <w:shd w:val="clear" w:color="auto" w:fill="FFFFFF"/>
        </w:rPr>
        <w:t xml:space="preserve">lactating female orangutans </w:t>
      </w:r>
      <w:r w:rsidR="00A661F7">
        <w:rPr>
          <w:rFonts w:ascii="Times New Roman" w:hAnsi="Times New Roman" w:cs="Times New Roman"/>
          <w:color w:val="000000"/>
          <w:shd w:val="clear" w:color="auto" w:fill="FFFFFF"/>
        </w:rPr>
        <w:t>were found to have</w:t>
      </w:r>
      <w:r w:rsidR="00EC1D55" w:rsidRPr="00D94D9E">
        <w:rPr>
          <w:rFonts w:ascii="Times New Roman" w:hAnsi="Times New Roman" w:cs="Times New Roman"/>
          <w:color w:val="000000"/>
          <w:shd w:val="clear" w:color="auto" w:fill="FFFFFF"/>
        </w:rPr>
        <w:t xml:space="preserve"> elevated levels of fecal glucocorticoid concentrations compared to non-lactating and juvenile females</w:t>
      </w:r>
      <w:r w:rsidR="00A661F7">
        <w:rPr>
          <w:rFonts w:ascii="Times New Roman" w:hAnsi="Times New Roman" w:cs="Times New Roman"/>
          <w:color w:val="000000"/>
          <w:shd w:val="clear" w:color="auto" w:fill="FFFFFF"/>
        </w:rPr>
        <w:t xml:space="preserve"> </w:t>
      </w:r>
      <w:r w:rsidR="00A661F7" w:rsidRPr="00D94D9E">
        <w:rPr>
          <w:rFonts w:ascii="Times New Roman" w:hAnsi="Times New Roman" w:cs="Times New Roman"/>
          <w:color w:val="000000"/>
          <w:shd w:val="clear" w:color="auto" w:fill="FFFFFF"/>
        </w:rPr>
        <w:fldChar w:fldCharType="begin"/>
      </w:r>
      <w:r w:rsidR="00A661F7">
        <w:rPr>
          <w:rFonts w:ascii="Times New Roman" w:hAnsi="Times New Roman" w:cs="Times New Roman"/>
          <w:color w:val="000000"/>
          <w:shd w:val="clear" w:color="auto" w:fill="FFFFFF"/>
        </w:rPr>
        <w:instrText xml:space="preserve"> ADDIN ZOTERO_ITEM CSL_CITATION {"citationID":"LskRHnsr","properties":{"formattedCitation":"(Weingrill et al., 2011)","plainCitation":"(Weingrill et al., 2011)","noteIndex":0},"citationItems":[{"id":253,"uris":["http://zotero.org/users/local/Wu3kfUMj/items/XV5Z773U"],"uri":["http://zotero.org/users/local/Wu3kfUMj/items/XV5Z773U"],"itemData":{"id":253,"type":"article-journal","title":"Species-specific patterns in fecal glucocorticoid and androgen levels in zoo-living orangutans (Pongo spp.)","container-title":"General and Comparative Endocrinology","page":"446-457","volume":"172","issue":"3","source":"ScienceDirect","abstract":"In contrast to most primate species, including the other great apes, orangutans maintain a fission–fusion social system in the wild without being part of a stable community. In zoos, however, they are kept in permanent groups, usually consisting of one adult male and several females. In zoo orangutans, we predict higher levels of glucocorticoids and androgens in the Bornean species compared to its congener from Sumatra, due to the much more solitary lifestyle of Bornean orangutans and the apparent higher frequency of male aggression directed towards females in this species in the wild. To compare hormone levels of the two orangutan species, we validated a fecal glucocorticoid and a fecal androgen assay. Subsequently, fecal samples from a total of 73 female and 38 male orangutans housed in 29 European zoos were analyzed to investigate the effect of species, social group size, age and (for female glucocorticoid levels) reproductive state and the presence of adult males on fecal hormone metabolite concentrations. The results of linear mixed effect models indicate that both male and female Bornean orangutans show a steeper increase in glucocorticoid levels with increasing group size than Sumatran orangutans. We therefore conclude that Sumatran zoo orangutans are better able to adjust to social housing conditions than their Bornean congeners. In addition, our analyses reveal higher glucocorticoid levels in lactating females of both species compared to non-lactating and juvenile females. Concerning androgen levels in males, our analyses revealed significantly higher concentrations in Bornean than Sumatran orangutans. These differences in both glucocorticoid and androgen output between the two species of orangutan are presumably linked to ecological and behavioral differences and could possibly be attributed to phenotypic plasticity. However, given that we found interspecific differences in hormone excretion in captivity, where both species live under very similar conditions, we conclude that this variation has a genetic basis.","DOI":"10.1016/j.ygcen.2011.04.008","ISSN":"0016-6480","journalAbbreviation":"General and Comparative Endocrinology","author":[{"family":"Weingrill","given":"Tony"},{"family":"Willems","given":"Erik P."},{"family":"Zimmermann","given":"Nina"},{"family":"Steinmetz","given":"Hanspeter"},{"family":"Heistermann","given":"Michael"}],"issued":{"date-parts":[["2011",7,1]]}}}],"schema":"https://github.com/citation-style-language/schema/raw/master/csl-citation.json"} </w:instrText>
      </w:r>
      <w:r w:rsidR="00A661F7" w:rsidRPr="00D94D9E">
        <w:rPr>
          <w:rFonts w:ascii="Times New Roman" w:hAnsi="Times New Roman" w:cs="Times New Roman"/>
          <w:color w:val="000000"/>
          <w:shd w:val="clear" w:color="auto" w:fill="FFFFFF"/>
        </w:rPr>
        <w:fldChar w:fldCharType="separate"/>
      </w:r>
      <w:r w:rsidR="00A661F7">
        <w:rPr>
          <w:rFonts w:ascii="Times New Roman" w:hAnsi="Times New Roman" w:cs="Times New Roman"/>
        </w:rPr>
        <w:t>(Weingrill et al.</w:t>
      </w:r>
      <w:r w:rsidR="00A661F7" w:rsidRPr="000A7542">
        <w:rPr>
          <w:rFonts w:ascii="Times New Roman" w:hAnsi="Times New Roman" w:cs="Times New Roman"/>
        </w:rPr>
        <w:t xml:space="preserve"> 2011)</w:t>
      </w:r>
      <w:r w:rsidR="00A661F7" w:rsidRPr="00D94D9E">
        <w:rPr>
          <w:rFonts w:ascii="Times New Roman" w:hAnsi="Times New Roman" w:cs="Times New Roman"/>
          <w:color w:val="000000"/>
          <w:shd w:val="clear" w:color="auto" w:fill="FFFFFF"/>
        </w:rPr>
        <w:fldChar w:fldCharType="end"/>
      </w:r>
      <w:r w:rsidR="00EC1D55" w:rsidRPr="00D94D9E">
        <w:rPr>
          <w:rFonts w:ascii="Times New Roman" w:hAnsi="Times New Roman" w:cs="Times New Roman"/>
          <w:color w:val="000000"/>
          <w:shd w:val="clear" w:color="auto" w:fill="FFFFFF"/>
        </w:rPr>
        <w:t xml:space="preserve">. </w:t>
      </w:r>
      <w:r w:rsidR="0075233F">
        <w:rPr>
          <w:rFonts w:ascii="Times New Roman" w:hAnsi="Times New Roman" w:cs="Times New Roman"/>
        </w:rPr>
        <w:t>We</w:t>
      </w:r>
      <w:r w:rsidR="00EC1D55">
        <w:rPr>
          <w:rFonts w:ascii="Times New Roman" w:hAnsi="Times New Roman" w:cs="Times New Roman"/>
        </w:rPr>
        <w:t xml:space="preserve"> also expect social partners of </w:t>
      </w:r>
      <w:del w:id="21" w:author="Melissa Emery Thompson" w:date="2018-09-24T17:08:00Z">
        <w:r w:rsidR="00EC1D55" w:rsidDel="007810B0">
          <w:rPr>
            <w:rFonts w:ascii="Times New Roman" w:hAnsi="Times New Roman" w:cs="Times New Roman"/>
          </w:rPr>
          <w:delText xml:space="preserve">different </w:delText>
        </w:r>
        <w:r w:rsidR="00EC1D55" w:rsidDel="007810B0">
          <w:rPr>
            <w:rFonts w:ascii="Times New Roman" w:hAnsi="Times New Roman" w:cs="Times New Roman"/>
          </w:rPr>
          <w:lastRenderedPageBreak/>
          <w:delText>age-sex classes</w:delText>
        </w:r>
      </w:del>
      <w:ins w:id="22" w:author="Melissa Emery Thompson" w:date="2018-09-24T17:08:00Z">
        <w:r w:rsidR="007810B0">
          <w:rPr>
            <w:rFonts w:ascii="Times New Roman" w:hAnsi="Times New Roman" w:cs="Times New Roman"/>
          </w:rPr>
          <w:t>larger body size</w:t>
        </w:r>
      </w:ins>
      <w:r w:rsidR="00EC1D55">
        <w:rPr>
          <w:rFonts w:ascii="Times New Roman" w:hAnsi="Times New Roman" w:cs="Times New Roman"/>
        </w:rPr>
        <w:t xml:space="preserve"> to be more costly than others </w:t>
      </w:r>
      <w:del w:id="23" w:author="Melissa Emery Thompson" w:date="2018-09-24T17:08:00Z">
        <w:r w:rsidR="00EC1D55" w:rsidDel="007810B0">
          <w:rPr>
            <w:rFonts w:ascii="Times New Roman" w:hAnsi="Times New Roman" w:cs="Times New Roman"/>
          </w:rPr>
          <w:delText xml:space="preserve">due to larger body size presenting </w:delText>
        </w:r>
      </w:del>
      <w:ins w:id="24" w:author="Melissa Emery Thompson" w:date="2018-09-24T17:08:00Z">
        <w:r w:rsidR="007810B0">
          <w:rPr>
            <w:rFonts w:ascii="Times New Roman" w:hAnsi="Times New Roman" w:cs="Times New Roman"/>
          </w:rPr>
          <w:t xml:space="preserve">because they present </w:t>
        </w:r>
      </w:ins>
      <w:r w:rsidR="00EC1D55">
        <w:rPr>
          <w:rFonts w:ascii="Times New Roman" w:hAnsi="Times New Roman" w:cs="Times New Roman"/>
        </w:rPr>
        <w:t xml:space="preserve">a higher degree of foraging competition and also </w:t>
      </w:r>
      <w:del w:id="25" w:author="Melissa Emery Thompson" w:date="2018-09-24T17:08:00Z">
        <w:r w:rsidR="00EC1D55" w:rsidDel="007810B0">
          <w:rPr>
            <w:rFonts w:ascii="Times New Roman" w:hAnsi="Times New Roman" w:cs="Times New Roman"/>
          </w:rPr>
          <w:delText xml:space="preserve">carrying </w:delText>
        </w:r>
      </w:del>
      <w:ins w:id="26" w:author="Melissa Emery Thompson" w:date="2018-09-24T17:08:00Z">
        <w:r w:rsidR="007810B0">
          <w:rPr>
            <w:rFonts w:ascii="Times New Roman" w:hAnsi="Times New Roman" w:cs="Times New Roman"/>
          </w:rPr>
          <w:t xml:space="preserve">pose </w:t>
        </w:r>
      </w:ins>
      <w:r w:rsidR="00EC1D55">
        <w:rPr>
          <w:rFonts w:ascii="Times New Roman" w:hAnsi="Times New Roman" w:cs="Times New Roman"/>
        </w:rPr>
        <w:t xml:space="preserve">a higher </w:t>
      </w:r>
      <w:del w:id="27" w:author="Melissa Emery Thompson" w:date="2018-09-24T17:08:00Z">
        <w:r w:rsidR="00EC1D55" w:rsidDel="007810B0">
          <w:rPr>
            <w:rFonts w:ascii="Times New Roman" w:hAnsi="Times New Roman" w:cs="Times New Roman"/>
          </w:rPr>
          <w:delText xml:space="preserve">potential cost to their social partners in receiving aggression from larger or more </w:delText>
        </w:r>
        <w:r w:rsidR="0075233F" w:rsidDel="007810B0">
          <w:rPr>
            <w:rFonts w:ascii="Times New Roman" w:hAnsi="Times New Roman" w:cs="Times New Roman"/>
          </w:rPr>
          <w:delText>dominant individuals</w:delText>
        </w:r>
      </w:del>
      <w:ins w:id="28" w:author="Melissa Emery Thompson" w:date="2018-09-24T17:08:00Z">
        <w:r w:rsidR="007810B0">
          <w:rPr>
            <w:rFonts w:ascii="Times New Roman" w:hAnsi="Times New Roman" w:cs="Times New Roman"/>
          </w:rPr>
          <w:t>risk of aggression</w:t>
        </w:r>
      </w:ins>
      <w:r w:rsidR="0075233F">
        <w:rPr>
          <w:rFonts w:ascii="Times New Roman" w:hAnsi="Times New Roman" w:cs="Times New Roman"/>
        </w:rPr>
        <w:t>. As such, we</w:t>
      </w:r>
      <w:r w:rsidR="00A661F7">
        <w:rPr>
          <w:rFonts w:ascii="Times New Roman" w:hAnsi="Times New Roman" w:cs="Times New Roman"/>
        </w:rPr>
        <w:t xml:space="preserve"> predict that a) </w:t>
      </w:r>
      <w:ins w:id="29" w:author="Melissa Emery Thompson" w:date="2018-09-24T17:09:00Z">
        <w:r w:rsidR="00515D21">
          <w:rPr>
            <w:rFonts w:ascii="Times New Roman" w:hAnsi="Times New Roman" w:cs="Times New Roman"/>
          </w:rPr>
          <w:t xml:space="preserve">compared to solitary activity, </w:t>
        </w:r>
      </w:ins>
      <w:r w:rsidR="00A661F7">
        <w:rPr>
          <w:rFonts w:ascii="Times New Roman" w:hAnsi="Times New Roman" w:cs="Times New Roman"/>
        </w:rPr>
        <w:t>s</w:t>
      </w:r>
      <w:r w:rsidR="00EC1D55" w:rsidRPr="00A661F7">
        <w:rPr>
          <w:rFonts w:ascii="Times New Roman" w:hAnsi="Times New Roman" w:cs="Times New Roman"/>
        </w:rPr>
        <w:t xml:space="preserve">ocializing </w:t>
      </w:r>
      <w:ins w:id="30" w:author="Melissa Emery Thompson" w:date="2018-09-24T17:09:00Z">
        <w:r w:rsidR="00515D21">
          <w:rPr>
            <w:rFonts w:ascii="Times New Roman" w:hAnsi="Times New Roman" w:cs="Times New Roman"/>
          </w:rPr>
          <w:t xml:space="preserve">with at least one other individual </w:t>
        </w:r>
      </w:ins>
      <w:r w:rsidR="00EC1D55" w:rsidRPr="00A661F7">
        <w:rPr>
          <w:rFonts w:ascii="Times New Roman" w:hAnsi="Times New Roman" w:cs="Times New Roman"/>
        </w:rPr>
        <w:t>is associated with increased cortisol levels</w:t>
      </w:r>
      <w:ins w:id="31" w:author="Melissa Emery Thompson" w:date="2018-09-24T17:09:00Z">
        <w:r w:rsidR="00515D21">
          <w:rPr>
            <w:rFonts w:ascii="Times New Roman" w:hAnsi="Times New Roman" w:cs="Times New Roman"/>
          </w:rPr>
          <w:t xml:space="preserve"> and higher rates of</w:t>
        </w:r>
      </w:ins>
      <w:ins w:id="32" w:author="Melissa Emery Thompson" w:date="2018-09-24T17:10:00Z">
        <w:r w:rsidR="00515D21">
          <w:rPr>
            <w:rFonts w:ascii="Times New Roman" w:hAnsi="Times New Roman" w:cs="Times New Roman"/>
          </w:rPr>
          <w:t xml:space="preserve"> SDB</w:t>
        </w:r>
      </w:ins>
      <w:del w:id="33" w:author="Melissa Emery Thompson" w:date="2018-09-24T17:09:00Z">
        <w:r w:rsidR="00EC1D55" w:rsidRPr="00A661F7" w:rsidDel="00515D21">
          <w:rPr>
            <w:rFonts w:ascii="Times New Roman" w:hAnsi="Times New Roman" w:cs="Times New Roman"/>
          </w:rPr>
          <w:delText xml:space="preserve"> across the population</w:delText>
        </w:r>
      </w:del>
      <w:r w:rsidR="00A661F7">
        <w:rPr>
          <w:rFonts w:ascii="Times New Roman" w:hAnsi="Times New Roman" w:cs="Times New Roman"/>
        </w:rPr>
        <w:t>, b) s</w:t>
      </w:r>
      <w:r w:rsidR="00EC1D55" w:rsidRPr="00A661F7">
        <w:rPr>
          <w:rFonts w:ascii="Times New Roman" w:hAnsi="Times New Roman" w:cs="Times New Roman"/>
        </w:rPr>
        <w:t xml:space="preserve">ocializing is associated with a greater increase in cortisol </w:t>
      </w:r>
      <w:ins w:id="34" w:author="Melissa Emery Thompson" w:date="2018-09-24T17:10:00Z">
        <w:r w:rsidR="006023E0">
          <w:rPr>
            <w:rFonts w:ascii="Times New Roman" w:hAnsi="Times New Roman" w:cs="Times New Roman"/>
          </w:rPr>
          <w:t xml:space="preserve">and in SDB </w:t>
        </w:r>
      </w:ins>
      <w:del w:id="35" w:author="Melissa Emery Thompson" w:date="2018-09-24T17:10:00Z">
        <w:r w:rsidR="00EC1D55" w:rsidRPr="00A661F7" w:rsidDel="00E820E3">
          <w:rPr>
            <w:rFonts w:ascii="Times New Roman" w:hAnsi="Times New Roman" w:cs="Times New Roman"/>
          </w:rPr>
          <w:delText xml:space="preserve">in </w:delText>
        </w:r>
      </w:del>
      <w:ins w:id="36" w:author="Melissa Emery Thompson" w:date="2018-09-24T17:10:00Z">
        <w:r w:rsidR="00E820E3">
          <w:rPr>
            <w:rFonts w:ascii="Times New Roman" w:hAnsi="Times New Roman" w:cs="Times New Roman"/>
          </w:rPr>
          <w:t xml:space="preserve">for </w:t>
        </w:r>
      </w:ins>
      <w:r w:rsidR="00EC1D55" w:rsidRPr="00A661F7">
        <w:rPr>
          <w:rFonts w:ascii="Times New Roman" w:hAnsi="Times New Roman" w:cs="Times New Roman"/>
        </w:rPr>
        <w:t xml:space="preserve">adult females and flanged males </w:t>
      </w:r>
      <w:del w:id="37" w:author="Melissa Emery Thompson" w:date="2018-09-24T17:09:00Z">
        <w:r w:rsidR="00EC1D55" w:rsidRPr="00A661F7" w:rsidDel="00515D21">
          <w:rPr>
            <w:rFonts w:ascii="Times New Roman" w:hAnsi="Times New Roman" w:cs="Times New Roman"/>
          </w:rPr>
          <w:delText xml:space="preserve">under social conditions </w:delText>
        </w:r>
      </w:del>
      <w:r w:rsidR="00EC1D55" w:rsidRPr="00A661F7">
        <w:rPr>
          <w:rFonts w:ascii="Times New Roman" w:hAnsi="Times New Roman" w:cs="Times New Roman"/>
        </w:rPr>
        <w:t>compared to adolescent females and unflanged males</w:t>
      </w:r>
      <w:r w:rsidR="00A661F7">
        <w:rPr>
          <w:rFonts w:ascii="Times New Roman" w:hAnsi="Times New Roman" w:cs="Times New Roman"/>
        </w:rPr>
        <w:t xml:space="preserve">, c) </w:t>
      </w:r>
      <w:del w:id="38" w:author="Melissa Emery Thompson" w:date="2018-09-24T17:10:00Z">
        <w:r w:rsidR="00A661F7" w:rsidDel="00346BB3">
          <w:rPr>
            <w:rFonts w:ascii="Times New Roman" w:hAnsi="Times New Roman" w:cs="Times New Roman"/>
          </w:rPr>
          <w:delText>r</w:delText>
        </w:r>
        <w:r w:rsidR="00EC1D55" w:rsidRPr="00A661F7" w:rsidDel="00346BB3">
          <w:rPr>
            <w:rFonts w:ascii="Times New Roman" w:hAnsi="Times New Roman" w:cs="Times New Roman"/>
          </w:rPr>
          <w:delText>ates of self-directed behavior are higher during social parties than during solitary periods across the population</w:delText>
        </w:r>
        <w:r w:rsidR="00A661F7" w:rsidDel="00346BB3">
          <w:rPr>
            <w:rFonts w:ascii="Times New Roman" w:hAnsi="Times New Roman" w:cs="Times New Roman"/>
          </w:rPr>
          <w:delText>, d) r</w:delText>
        </w:r>
        <w:r w:rsidR="00EC1D55" w:rsidRPr="00A661F7" w:rsidDel="00346BB3">
          <w:rPr>
            <w:rFonts w:ascii="Times New Roman" w:hAnsi="Times New Roman" w:cs="Times New Roman"/>
          </w:rPr>
          <w:delText>ates of self-directed behavior will vary between age-sex classes in the same way as cortisol, reflecting the higher cost of socializing for adult females and flanged males</w:delText>
        </w:r>
        <w:r w:rsidR="00A661F7" w:rsidDel="00346BB3">
          <w:rPr>
            <w:rFonts w:ascii="Times New Roman" w:hAnsi="Times New Roman" w:cs="Times New Roman"/>
          </w:rPr>
          <w:delText xml:space="preserve">, and e) </w:delText>
        </w:r>
      </w:del>
      <w:r w:rsidR="00A661F7">
        <w:rPr>
          <w:rFonts w:ascii="Times New Roman" w:hAnsi="Times New Roman" w:cs="Times New Roman"/>
        </w:rPr>
        <w:t>s</w:t>
      </w:r>
      <w:r w:rsidR="00EC1D55" w:rsidRPr="00A661F7">
        <w:rPr>
          <w:rFonts w:ascii="Times New Roman" w:hAnsi="Times New Roman" w:cs="Times New Roman"/>
        </w:rPr>
        <w:t xml:space="preserve">ocializing with adult female and flanged male social partners will be associated with </w:t>
      </w:r>
      <w:r w:rsidR="008F36A8" w:rsidRPr="00A661F7">
        <w:rPr>
          <w:rFonts w:ascii="Times New Roman" w:hAnsi="Times New Roman" w:cs="Times New Roman"/>
        </w:rPr>
        <w:t>hi</w:t>
      </w:r>
      <w:r w:rsidR="00EC1D55" w:rsidRPr="00A661F7">
        <w:rPr>
          <w:rFonts w:ascii="Times New Roman" w:hAnsi="Times New Roman" w:cs="Times New Roman"/>
        </w:rPr>
        <w:t xml:space="preserve">gher rates of self-directed </w:t>
      </w:r>
      <w:commentRangeStart w:id="39"/>
      <w:r w:rsidR="005C1212">
        <w:rPr>
          <w:rFonts w:ascii="Times New Roman" w:hAnsi="Times New Roman" w:cs="Times New Roman"/>
        </w:rPr>
        <w:t>behavior</w:t>
      </w:r>
      <w:commentRangeEnd w:id="39"/>
      <w:r w:rsidR="00346BB3">
        <w:rPr>
          <w:rStyle w:val="CommentReference"/>
          <w:rFonts w:eastAsiaTheme="minorHAnsi"/>
        </w:rPr>
        <w:commentReference w:id="39"/>
      </w:r>
      <w:r w:rsidR="005C1212">
        <w:rPr>
          <w:rFonts w:ascii="Times New Roman" w:hAnsi="Times New Roman" w:cs="Times New Roman"/>
        </w:rPr>
        <w:t xml:space="preserve"> for each age-sex class.</w:t>
      </w:r>
    </w:p>
    <w:p w14:paraId="7A0A777A" w14:textId="77777777" w:rsidR="0095532E" w:rsidRDefault="0095532E" w:rsidP="00B12A96">
      <w:pPr>
        <w:spacing w:line="480" w:lineRule="auto"/>
        <w:ind w:firstLine="720"/>
        <w:rPr>
          <w:rFonts w:ascii="Times New Roman" w:hAnsi="Times New Roman" w:cs="Times New Roman"/>
        </w:rPr>
      </w:pPr>
    </w:p>
    <w:p w14:paraId="60B9D133" w14:textId="4712A467" w:rsidR="00EC1D55" w:rsidRPr="0087113A" w:rsidRDefault="005C1212" w:rsidP="00346BB8">
      <w:pPr>
        <w:spacing w:line="480" w:lineRule="auto"/>
        <w:outlineLvl w:val="0"/>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Me</w:t>
      </w:r>
      <w:r w:rsidR="00A83944">
        <w:rPr>
          <w:rFonts w:ascii="Times New Roman" w:hAnsi="Times New Roman" w:cs="Times New Roman"/>
          <w:b/>
          <w:color w:val="000000"/>
          <w:shd w:val="clear" w:color="auto" w:fill="FFFFFF"/>
        </w:rPr>
        <w:t>t</w:t>
      </w:r>
      <w:r w:rsidR="00EC1D55" w:rsidRPr="0087113A">
        <w:rPr>
          <w:rFonts w:ascii="Times New Roman" w:hAnsi="Times New Roman" w:cs="Times New Roman"/>
          <w:b/>
          <w:color w:val="000000"/>
          <w:shd w:val="clear" w:color="auto" w:fill="FFFFFF"/>
        </w:rPr>
        <w:t>hods</w:t>
      </w:r>
    </w:p>
    <w:p w14:paraId="539B8AAF" w14:textId="104E3E62" w:rsidR="00EC1D55" w:rsidRPr="00D94D9E" w:rsidRDefault="00EC1D55" w:rsidP="00346BB8">
      <w:pPr>
        <w:widowControl w:val="0"/>
        <w:spacing w:line="480" w:lineRule="auto"/>
        <w:outlineLvl w:val="0"/>
        <w:rPr>
          <w:rFonts w:ascii="Times New Roman" w:hAnsi="Times New Roman" w:cs="Times New Roman"/>
          <w:b/>
          <w:bCs/>
          <w:color w:val="000000"/>
          <w:shd w:val="clear" w:color="auto" w:fill="FFFFFF"/>
        </w:rPr>
      </w:pPr>
      <w:r w:rsidRPr="00D94D9E">
        <w:rPr>
          <w:rFonts w:ascii="Times New Roman" w:hAnsi="Times New Roman" w:cs="Times New Roman"/>
          <w:bCs/>
          <w:i/>
          <w:color w:val="000000"/>
          <w:shd w:val="clear" w:color="auto" w:fill="FFFFFF"/>
        </w:rPr>
        <w:t>Study Period</w:t>
      </w:r>
    </w:p>
    <w:p w14:paraId="393B25FA" w14:textId="65680FF0" w:rsidR="00697C12" w:rsidRDefault="00EC1D55" w:rsidP="003D3216">
      <w:pPr>
        <w:widowControl w:val="0"/>
        <w:spacing w:line="480" w:lineRule="auto"/>
        <w:ind w:firstLine="720"/>
        <w:rPr>
          <w:rFonts w:ascii="Times New Roman" w:hAnsi="Times New Roman" w:cs="Times New Roman"/>
          <w:color w:val="000000"/>
          <w:shd w:val="clear" w:color="auto" w:fill="FFFFFF"/>
        </w:rPr>
      </w:pPr>
      <w:r w:rsidRPr="00D94D9E">
        <w:rPr>
          <w:rFonts w:ascii="Times New Roman" w:hAnsi="Times New Roman" w:cs="Times New Roman"/>
          <w:bCs/>
          <w:color w:val="000000"/>
          <w:shd w:val="clear" w:color="auto" w:fill="FFFFFF"/>
        </w:rPr>
        <w:t>Data collection took place over two different periods. From 1994-2002 and in 2009, social data along with urine samples for cortisol were collected as part of</w:t>
      </w:r>
      <w:r w:rsidR="00F73606">
        <w:rPr>
          <w:rFonts w:ascii="Times New Roman" w:hAnsi="Times New Roman" w:cs="Times New Roman"/>
          <w:bCs/>
          <w:color w:val="000000"/>
          <w:shd w:val="clear" w:color="auto" w:fill="FFFFFF"/>
        </w:rPr>
        <w:t xml:space="preserve"> a</w:t>
      </w:r>
      <w:r w:rsidRPr="00D94D9E">
        <w:rPr>
          <w:rFonts w:ascii="Times New Roman" w:hAnsi="Times New Roman" w:cs="Times New Roman"/>
          <w:bCs/>
          <w:color w:val="000000"/>
          <w:shd w:val="clear" w:color="auto" w:fill="FFFFFF"/>
        </w:rPr>
        <w:t xml:space="preserve"> long-term orangutan study</w:t>
      </w:r>
      <w:r w:rsidR="00F73606">
        <w:rPr>
          <w:rFonts w:ascii="Times New Roman" w:hAnsi="Times New Roman" w:cs="Times New Roman"/>
          <w:bCs/>
          <w:color w:val="000000"/>
          <w:shd w:val="clear" w:color="auto" w:fill="FFFFFF"/>
        </w:rPr>
        <w:t xml:space="preserve"> in Gunung Palung</w:t>
      </w:r>
      <w:r w:rsidRPr="00D94D9E">
        <w:rPr>
          <w:rFonts w:ascii="Times New Roman" w:hAnsi="Times New Roman" w:cs="Times New Roman"/>
          <w:bCs/>
          <w:color w:val="000000"/>
          <w:shd w:val="clear" w:color="auto" w:fill="FFFFFF"/>
        </w:rPr>
        <w:t xml:space="preserve">. From </w:t>
      </w:r>
      <w:r w:rsidRPr="00D94D9E">
        <w:rPr>
          <w:rFonts w:ascii="Times New Roman" w:hAnsi="Times New Roman" w:cs="Times New Roman"/>
          <w:color w:val="000000"/>
          <w:shd w:val="clear" w:color="auto" w:fill="FFFFFF"/>
        </w:rPr>
        <w:t>July 2013-July 2014 self-directed behavior and social data</w:t>
      </w:r>
      <w:r w:rsidR="00F73606">
        <w:rPr>
          <w:rFonts w:ascii="Times New Roman" w:hAnsi="Times New Roman" w:cs="Times New Roman"/>
          <w:color w:val="000000"/>
          <w:shd w:val="clear" w:color="auto" w:fill="FFFFFF"/>
        </w:rPr>
        <w:t xml:space="preserve"> were collected</w:t>
      </w:r>
      <w:r w:rsidRPr="00D94D9E">
        <w:rPr>
          <w:rFonts w:ascii="Times New Roman" w:hAnsi="Times New Roman" w:cs="Times New Roman"/>
          <w:color w:val="000000"/>
          <w:shd w:val="clear" w:color="auto" w:fill="FFFFFF"/>
        </w:rPr>
        <w:t xml:space="preserve">.  </w:t>
      </w:r>
      <w:r w:rsidR="0075233F">
        <w:rPr>
          <w:rFonts w:ascii="Times New Roman" w:hAnsi="Times New Roman" w:cs="Times New Roman"/>
          <w:color w:val="000000"/>
          <w:shd w:val="clear" w:color="auto" w:fill="FFFFFF"/>
        </w:rPr>
        <w:t>The</w:t>
      </w:r>
      <w:r w:rsidRPr="00D94D9E">
        <w:rPr>
          <w:rFonts w:ascii="Times New Roman" w:hAnsi="Times New Roman" w:cs="Times New Roman"/>
          <w:color w:val="000000"/>
          <w:shd w:val="clear" w:color="auto" w:fill="FFFFFF"/>
        </w:rPr>
        <w:t xml:space="preserve"> current study </w:t>
      </w:r>
      <w:r w:rsidR="0075233F">
        <w:rPr>
          <w:rFonts w:ascii="Times New Roman" w:hAnsi="Times New Roman" w:cs="Times New Roman"/>
          <w:color w:val="000000"/>
          <w:shd w:val="clear" w:color="auto" w:fill="FFFFFF"/>
        </w:rPr>
        <w:t>uses</w:t>
      </w:r>
      <w:r w:rsidRPr="00D94D9E">
        <w:rPr>
          <w:rFonts w:ascii="Times New Roman" w:hAnsi="Times New Roman" w:cs="Times New Roman"/>
          <w:color w:val="000000"/>
          <w:shd w:val="clear" w:color="auto" w:fill="FFFFFF"/>
        </w:rPr>
        <w:t xml:space="preserve"> temporally distinct datasets for SDB and cortisol. </w:t>
      </w:r>
      <w:r w:rsidR="0075233F">
        <w:rPr>
          <w:rFonts w:ascii="Times New Roman" w:hAnsi="Times New Roman" w:cs="Times New Roman"/>
          <w:color w:val="000000"/>
          <w:shd w:val="clear" w:color="auto" w:fill="FFFFFF"/>
        </w:rPr>
        <w:t>We</w:t>
      </w:r>
      <w:r>
        <w:rPr>
          <w:rFonts w:ascii="Times New Roman" w:hAnsi="Times New Roman" w:cs="Times New Roman"/>
          <w:color w:val="000000"/>
          <w:shd w:val="clear" w:color="auto" w:fill="FFFFFF"/>
        </w:rPr>
        <w:t xml:space="preserve"> </w:t>
      </w:r>
      <w:r w:rsidRPr="00D94D9E">
        <w:rPr>
          <w:rFonts w:ascii="Times New Roman" w:hAnsi="Times New Roman" w:cs="Times New Roman"/>
          <w:color w:val="000000"/>
          <w:shd w:val="clear" w:color="auto" w:fill="FFFFFF"/>
        </w:rPr>
        <w:t>examine the social contexts of both measures to determine if they are influenced by the same factors and are, therefore, likely to be associated in orangutans.</w:t>
      </w:r>
    </w:p>
    <w:p w14:paraId="7130E52B" w14:textId="77777777" w:rsidR="0095532E" w:rsidRDefault="0095532E" w:rsidP="003D3216">
      <w:pPr>
        <w:widowControl w:val="0"/>
        <w:spacing w:line="480" w:lineRule="auto"/>
        <w:ind w:firstLine="720"/>
        <w:rPr>
          <w:rFonts w:ascii="Times New Roman" w:hAnsi="Times New Roman" w:cs="Times New Roman"/>
          <w:color w:val="000000"/>
          <w:shd w:val="clear" w:color="auto" w:fill="FFFFFF"/>
        </w:rPr>
      </w:pPr>
    </w:p>
    <w:p w14:paraId="305675F9" w14:textId="693837D8" w:rsidR="00CC3FF2" w:rsidRPr="00552287" w:rsidRDefault="00CC3FF2" w:rsidP="00346BB8">
      <w:pPr>
        <w:spacing w:line="480" w:lineRule="auto"/>
        <w:outlineLvl w:val="0"/>
        <w:rPr>
          <w:rFonts w:ascii="Times New Roman" w:hAnsi="Times New Roman" w:cs="Times New Roman"/>
          <w:i/>
        </w:rPr>
      </w:pPr>
      <w:r w:rsidRPr="00552287">
        <w:rPr>
          <w:rFonts w:ascii="Times New Roman" w:hAnsi="Times New Roman" w:cs="Times New Roman"/>
          <w:i/>
        </w:rPr>
        <w:lastRenderedPageBreak/>
        <w:t>Study Site</w:t>
      </w:r>
    </w:p>
    <w:p w14:paraId="7FF89D5B" w14:textId="643856C2" w:rsidR="00CC3FF2" w:rsidRDefault="00CC3FF2" w:rsidP="0095532E">
      <w:pPr>
        <w:spacing w:line="480" w:lineRule="auto"/>
        <w:ind w:firstLine="720"/>
        <w:rPr>
          <w:rFonts w:ascii="Times New Roman" w:hAnsi="Times New Roman" w:cs="Times New Roman"/>
        </w:rPr>
      </w:pPr>
      <w:r w:rsidRPr="00616AF4">
        <w:rPr>
          <w:rFonts w:ascii="Times New Roman" w:hAnsi="Times New Roman" w:cs="Times New Roman"/>
          <w:bCs/>
          <w:kern w:val="24"/>
        </w:rPr>
        <w:t xml:space="preserve">Gunung Palung National Park </w:t>
      </w:r>
      <w:proofErr w:type="gramStart"/>
      <w:r>
        <w:rPr>
          <w:rFonts w:ascii="Times New Roman" w:hAnsi="Times New Roman" w:cs="Times New Roman"/>
          <w:bCs/>
          <w:kern w:val="24"/>
        </w:rPr>
        <w:t xml:space="preserve">is located </w:t>
      </w:r>
      <w:r w:rsidRPr="00616AF4">
        <w:rPr>
          <w:rFonts w:ascii="Times New Roman" w:hAnsi="Times New Roman" w:cs="Times New Roman"/>
          <w:bCs/>
          <w:kern w:val="24"/>
        </w:rPr>
        <w:t>in</w:t>
      </w:r>
      <w:proofErr w:type="gramEnd"/>
      <w:r w:rsidRPr="00616AF4">
        <w:rPr>
          <w:rFonts w:ascii="Times New Roman" w:hAnsi="Times New Roman" w:cs="Times New Roman"/>
          <w:bCs/>
          <w:kern w:val="24"/>
        </w:rPr>
        <w:t xml:space="preserve"> West Kalimantan, Indonesia </w:t>
      </w:r>
      <w:r>
        <w:rPr>
          <w:rFonts w:ascii="Times New Roman" w:hAnsi="Times New Roman" w:cs="Times New Roman"/>
          <w:bCs/>
          <w:kern w:val="24"/>
        </w:rPr>
        <w:t xml:space="preserve">on the island of Borneo. It </w:t>
      </w:r>
      <w:r w:rsidRPr="00616AF4">
        <w:rPr>
          <w:rFonts w:ascii="Times New Roman" w:hAnsi="Times New Roman" w:cs="Times New Roman"/>
          <w:bCs/>
          <w:kern w:val="24"/>
        </w:rPr>
        <w:t xml:space="preserve">is a </w:t>
      </w:r>
      <w:r>
        <w:rPr>
          <w:rFonts w:ascii="Times New Roman" w:hAnsi="Times New Roman" w:cs="Times New Roman"/>
          <w:bCs/>
          <w:kern w:val="24"/>
        </w:rPr>
        <w:t>108</w:t>
      </w:r>
      <w:r w:rsidRPr="00616AF4">
        <w:rPr>
          <w:rFonts w:ascii="Times New Roman" w:hAnsi="Times New Roman" w:cs="Times New Roman"/>
          <w:bCs/>
          <w:kern w:val="24"/>
        </w:rPr>
        <w:t xml:space="preserve">,000-hectare park that includes one of the few remaining areas of primary lowland mixed Dipterocarp forest on Borneo. Within the park is Cabang </w:t>
      </w:r>
      <w:proofErr w:type="spellStart"/>
      <w:r w:rsidRPr="00616AF4">
        <w:rPr>
          <w:rFonts w:ascii="Times New Roman" w:hAnsi="Times New Roman" w:cs="Times New Roman"/>
          <w:bCs/>
          <w:kern w:val="24"/>
        </w:rPr>
        <w:t>Panti</w:t>
      </w:r>
      <w:proofErr w:type="spellEnd"/>
      <w:r w:rsidRPr="00616AF4">
        <w:rPr>
          <w:rFonts w:ascii="Times New Roman" w:hAnsi="Times New Roman" w:cs="Times New Roman"/>
          <w:bCs/>
          <w:kern w:val="24"/>
        </w:rPr>
        <w:t xml:space="preserve"> Research Station (1130 S, 11070 E), which covers 2</w:t>
      </w:r>
      <w:r>
        <w:rPr>
          <w:rFonts w:ascii="Times New Roman" w:hAnsi="Times New Roman" w:cs="Times New Roman"/>
          <w:bCs/>
          <w:kern w:val="24"/>
        </w:rPr>
        <w:t>,</w:t>
      </w:r>
      <w:r w:rsidRPr="00616AF4">
        <w:rPr>
          <w:rFonts w:ascii="Times New Roman" w:hAnsi="Times New Roman" w:cs="Times New Roman"/>
          <w:bCs/>
          <w:kern w:val="24"/>
        </w:rPr>
        <w:t xml:space="preserve">100 hectares and contains </w:t>
      </w:r>
      <w:r w:rsidRPr="00616AF4">
        <w:rPr>
          <w:rFonts w:ascii="Times New Roman" w:hAnsi="Times New Roman" w:cs="Times New Roman"/>
        </w:rPr>
        <w:t xml:space="preserve">a system of trails formed from transects. </w:t>
      </w:r>
      <w:r>
        <w:rPr>
          <w:rFonts w:ascii="Times New Roman" w:hAnsi="Times New Roman" w:cs="Times New Roman"/>
        </w:rPr>
        <w:t>Seven</w:t>
      </w:r>
      <w:r w:rsidRPr="00616AF4">
        <w:rPr>
          <w:rFonts w:ascii="Times New Roman" w:hAnsi="Times New Roman" w:cs="Times New Roman"/>
        </w:rPr>
        <w:t xml:space="preserve"> different habitat types have been identified here, including peat swamp, alluvial bench, freshwater swamp, lowland sandstone, lowland granite, upland granite, </w:t>
      </w:r>
      <w:r>
        <w:rPr>
          <w:rFonts w:ascii="Times New Roman" w:hAnsi="Times New Roman" w:cs="Times New Roman"/>
        </w:rPr>
        <w:t xml:space="preserve">and </w:t>
      </w:r>
      <w:r w:rsidRPr="00616AF4">
        <w:rPr>
          <w:rFonts w:ascii="Times New Roman" w:hAnsi="Times New Roman" w:cs="Times New Roman"/>
        </w:rPr>
        <w:t>montane</w:t>
      </w:r>
      <w:r>
        <w:rPr>
          <w:rFonts w:ascii="Times New Roman" w:hAnsi="Times New Roman" w:cs="Times New Roman"/>
        </w:rPr>
        <w:t xml:space="preserve"> </w:t>
      </w:r>
      <w:r w:rsidRPr="00616AF4">
        <w:rPr>
          <w:rFonts w:ascii="Times New Roman" w:hAnsi="Times New Roman" w:cs="Times New Roman"/>
        </w:rPr>
        <w:t>forest</w:t>
      </w:r>
      <w:r>
        <w:rPr>
          <w:rFonts w:ascii="Times New Roman" w:hAnsi="Times New Roman" w:cs="Times New Roman"/>
        </w:rPr>
        <w:t xml:space="preserve"> (Marshall et al. 2014)</w:t>
      </w:r>
      <w:r w:rsidRPr="00616AF4">
        <w:rPr>
          <w:rFonts w:ascii="Times New Roman" w:hAnsi="Times New Roman" w:cs="Times New Roman"/>
        </w:rPr>
        <w:t xml:space="preserve">. Logging has taken place periodically within and adjacent to the park since the 1960s </w:t>
      </w:r>
      <w:r w:rsidRPr="00616AF4">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{"citationID":"YNQ5Jmqb","properties":{"formattedCitation":"(Johnson, Knott, Pamungkas, Pasaribu, &amp; Marshall, 2005)","plainCitation":"(Johnson, Knott, Pamungkas, Pasaribu, &amp; Marshall, 2005)","noteIndex":0},"citationItems":[{"id":215,"uris":["http://zotero.org/users/local/Wu3kfUMj/items/9BWFN8PM"],"uri":["http://zotero.org/users/local/Wu3kfUMj/items/9BWFN8PM"],"itemData":{"id":215,"type":"article-journal","title":"A survey of the orangutan (Pongo pygmaeus wurmbii) population in and around Gunung Palung National Park, West Kalimantan, Indonesia based on nest counts","container-title":"Biological Conservation","page":"495-507","volume":"121","issue":"4","source":"ScienceDirect","abstract":"We conducted the first orangutan population census of Gunung Palung National Park, West Kalimantan, Indonesia, between April and September 2001. We used a refined line-transect nest-count methodology utilizing transect recounts to survey 69 km at 14 sites within the park and 14.2 km in the buffer zone. We present the first Bornean orangutan density estimate using complete site-specific parameters and long term monitoring of nest decay rates. Average orangutan density was 3.0 individuals/km2, with densities ranging from 2.4 ind/km2 in montane forest to 4.1 ind/km2 in primary peat swamp. In addition, we tested alternative approaches to calculation of the nest-duration parameter. The second count of each transect resulted in 30% higher density estimates overall. We conclude that recounts should be incorporated into standard line-transect methodology. We estimate there to be ≈2500 individual orangutans in Gunung Palung, indicating the importance of this site in plans to conserve a network of viable orangutan populations. While logging may reduce densities, disturbed forest both inside and adjacent to the park has high conservation value as orangutan habitat. Further research into long-term orangutan population persistence in disturbed forest is needed.","DOI":"10.1016/j.biocon.2004.06.002","ISSN":"0006-3207","journalAbbreviation":"Biological Conservation","author":[{"family":"Johnson","given":"Andrea E."},{"family":"Knott","given":"Cheryl D."},{"family":"Pamungkas","given":"Bhayu"},{"family":"Pasaribu","given":"Monalisa"},{"family":"Marshall","given":"Andrew J."}],"issued":{"date-parts":[["2005",2]]}}}],"schema":"https://github.com/citation-style-language/schema/raw/master/csl-citation.json"} </w:instrText>
      </w:r>
      <w:r w:rsidRPr="00616AF4">
        <w:rPr>
          <w:rFonts w:ascii="Times New Roman" w:hAnsi="Times New Roman" w:cs="Times New Roman"/>
        </w:rPr>
        <w:fldChar w:fldCharType="separate"/>
      </w:r>
      <w:r w:rsidR="00EC1EA9">
        <w:rPr>
          <w:rFonts w:ascii="Times New Roman" w:hAnsi="Times New Roman" w:cs="Times New Roman"/>
        </w:rPr>
        <w:t xml:space="preserve">(Johnson et al. </w:t>
      </w:r>
      <w:r w:rsidR="000A7542" w:rsidRPr="000A7542">
        <w:rPr>
          <w:rFonts w:ascii="Times New Roman" w:hAnsi="Times New Roman" w:cs="Times New Roman"/>
        </w:rPr>
        <w:t>2005)</w:t>
      </w:r>
      <w:r w:rsidRPr="00616AF4">
        <w:rPr>
          <w:rFonts w:ascii="Times New Roman" w:hAnsi="Times New Roman" w:cs="Times New Roman"/>
        </w:rPr>
        <w:fldChar w:fldCharType="end"/>
      </w:r>
      <w:r w:rsidRPr="00616AF4">
        <w:rPr>
          <w:rFonts w:ascii="Times New Roman" w:hAnsi="Times New Roman" w:cs="Times New Roman"/>
        </w:rPr>
        <w:t xml:space="preserve">. Although legal logging concessions were closed over 30 years ago </w:t>
      </w:r>
      <w:r w:rsidRPr="00616AF4">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{"citationID":"S7Fuzg0V","properties":{"formattedCitation":"(Johnson et al., 2005)","plainCitation":"(Johnson et al., 2005)","noteIndex":0},"citationItems":[{"id":215,"uris":["http://zotero.org/users/local/Wu3kfUMj/items/9BWFN8PM"],"uri":["http://zotero.org/users/local/Wu3kfUMj/items/9BWFN8PM"],"itemData":{"id":215,"type":"article-journal","title":"A survey of the orangutan (Pongo pygmaeus wurmbii) population in and around Gunung Palung National Park, West Kalimantan, Indonesia based on nest counts","container-title":"Biological Conservation","page":"495-507","volume":"121","issue":"4","source":"ScienceDirect","abstract":"We conducted the first orangutan population census of Gunung Palung National Park, West Kalimantan, Indonesia, between April and September 2001. We used a refined line-transect nest-count methodology utilizing transect recounts to survey 69 km at 14 sites within the park and 14.2 km in the buffer zone. We present the first Bornean orangutan density estimate using complete site-specific parameters and long term monitoring of nest decay rates. Average orangutan density was 3.0 individuals/km2, with densities ranging from 2.4 ind/km2 in montane forest to 4.1 ind/km2 in primary peat swamp. In addition, we tested alternative approaches to calculation of the nest-duration parameter. The second count of each transect resulted in 30% higher density estimates overall. We conclude that recounts should be incorporated into standard line-transect methodology. We estimate there to be ≈2500 individual orangutans in Gunung Palung, indicating the importance of this site in plans to conserve a network of viable orangutan populations. While logging may reduce densities, disturbed forest both inside and adjacent to the park has high conservation value as orangutan habitat. Further research into long-term orangutan population persistence in disturbed forest is needed.","DOI":"10.1016/j.biocon.2004.06.002","ISSN":"0006-3207","journalAbbreviation":"Biological Conservation","author":[{"family":"Johnson","given":"Andrea E."},{"family":"Knott","given":"Cheryl D."},{"family":"Pamungkas","given":"Bhayu"},{"family":"Pasaribu","given":"Monalisa"},{"family":"Marshall","given":"Andrew J."}],"issued":{"date-parts":[["2005",2]]}}}],"schema":"https://github.com/citation-style-language/schema/raw/master/csl-citation.json"} </w:instrText>
      </w:r>
      <w:r w:rsidRPr="00616AF4">
        <w:rPr>
          <w:rFonts w:ascii="Times New Roman" w:hAnsi="Times New Roman" w:cs="Times New Roman"/>
        </w:rPr>
        <w:fldChar w:fldCharType="separate"/>
      </w:r>
      <w:r w:rsidR="00EC1EA9">
        <w:rPr>
          <w:rFonts w:ascii="Times New Roman" w:hAnsi="Times New Roman" w:cs="Times New Roman"/>
        </w:rPr>
        <w:t>(Johnson et al.</w:t>
      </w:r>
      <w:r w:rsidR="000A7542" w:rsidRPr="000A7542">
        <w:rPr>
          <w:rFonts w:ascii="Times New Roman" w:hAnsi="Times New Roman" w:cs="Times New Roman"/>
        </w:rPr>
        <w:t xml:space="preserve"> 2005)</w:t>
      </w:r>
      <w:r w:rsidRPr="00616AF4">
        <w:rPr>
          <w:rFonts w:ascii="Times New Roman" w:hAnsi="Times New Roman" w:cs="Times New Roman"/>
        </w:rPr>
        <w:fldChar w:fldCharType="end"/>
      </w:r>
      <w:r w:rsidRPr="00616AF4">
        <w:rPr>
          <w:rFonts w:ascii="Times New Roman" w:hAnsi="Times New Roman" w:cs="Times New Roman"/>
        </w:rPr>
        <w:t xml:space="preserve">, illegal hand-logging continues today. The interior of the park and Cabang </w:t>
      </w:r>
      <w:proofErr w:type="spellStart"/>
      <w:r w:rsidRPr="00616AF4">
        <w:rPr>
          <w:rFonts w:ascii="Times New Roman" w:hAnsi="Times New Roman" w:cs="Times New Roman"/>
        </w:rPr>
        <w:t>Panti</w:t>
      </w:r>
      <w:proofErr w:type="spellEnd"/>
      <w:r w:rsidRPr="00616AF4">
        <w:rPr>
          <w:rFonts w:ascii="Times New Roman" w:hAnsi="Times New Roman" w:cs="Times New Roman"/>
        </w:rPr>
        <w:t xml:space="preserve"> Research station remain largely undisturbed </w:t>
      </w:r>
      <w:r w:rsidRPr="00616AF4">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{"citationID":"VdXEc8wt","properties":{"formattedCitation":"(Marshall, A.J., Ancrenaz, M., Brearley, F.Q., Fredriksson, G.M., Ghaffar, N., Heydon, M., Husson, S.J., Leighton, M., McConkey, K.R., Morrogh-Bernard, H.C. and Proctor, J., 2009)","plainCitation":"(Marshall, A.J., Ancrenaz, M., Brearley, F.Q., Fredriksson, G.M., Ghaffar, N., Heydon, M., Husson, S.J., Leighton, M., McConkey, K.R., Morrogh-Bernard, H.C. and Proctor, J., 2009)","noteIndex":0},"citationItems":[{"id":208,"uris":["http://zotero.org/users/local/Wu3kfUMj/items/SQFAPB3I"],"uri":["http://zotero.org/users/local/Wu3kfUMj/items/SQFAPB3I"],"itemData":{"id":208,"type":"chapter","title":"The effects of forest phenology and floristics on populations of Bornean and Sumatran orangutans","container-title":"Orangutans: Geographic variation in behavioral ecology and conservation","publisher":"Oxford University Press,","publisher-place":"Oxford","page":"97-117","event-place":"Oxford","author":[{"family":"Marshall, A.J., Ancrenaz, M., Brearley, F.Q., Fredriksson, G.M., Ghaffar, N., Heydon, M., Husson, S.J., Leighton, M., McConkey, K.R., Morrogh-Bernard, H.C. and Proctor, J.","given":""}],"issued":{"date-parts":[["2009"]]}}}],"schema":"https://github.com/citation-style-language/schema/raw/master/csl-citation.json"} </w:instrText>
      </w:r>
      <w:r w:rsidRPr="00616AF4">
        <w:rPr>
          <w:rFonts w:ascii="Times New Roman" w:hAnsi="Times New Roman" w:cs="Times New Roman"/>
        </w:rPr>
        <w:fldChar w:fldCharType="separate"/>
      </w:r>
      <w:r w:rsidR="00EC1EA9">
        <w:rPr>
          <w:rFonts w:ascii="Times New Roman" w:hAnsi="Times New Roman" w:cs="Times New Roman"/>
        </w:rPr>
        <w:t>(Marshall et al.</w:t>
      </w:r>
      <w:r w:rsidR="000A7542" w:rsidRPr="000A7542">
        <w:rPr>
          <w:rFonts w:ascii="Times New Roman" w:hAnsi="Times New Roman" w:cs="Times New Roman"/>
        </w:rPr>
        <w:t xml:space="preserve"> 2009)</w:t>
      </w:r>
      <w:r w:rsidRPr="00616AF4">
        <w:rPr>
          <w:rFonts w:ascii="Times New Roman" w:hAnsi="Times New Roman" w:cs="Times New Roman"/>
        </w:rPr>
        <w:fldChar w:fldCharType="end"/>
      </w:r>
      <w:r w:rsidRPr="00616AF4">
        <w:rPr>
          <w:rFonts w:ascii="Times New Roman" w:hAnsi="Times New Roman" w:cs="Times New Roman"/>
        </w:rPr>
        <w:t xml:space="preserve">. </w:t>
      </w:r>
    </w:p>
    <w:p w14:paraId="050EF60B" w14:textId="77777777" w:rsidR="00BD378C" w:rsidRDefault="00BD378C" w:rsidP="0095532E">
      <w:pPr>
        <w:spacing w:line="480" w:lineRule="auto"/>
        <w:ind w:firstLine="720"/>
        <w:rPr>
          <w:rFonts w:ascii="Times New Roman" w:hAnsi="Times New Roman" w:cs="Times New Roman"/>
        </w:rPr>
      </w:pPr>
    </w:p>
    <w:p w14:paraId="111537E3" w14:textId="6BE8DB73" w:rsidR="00CC3FF2" w:rsidRDefault="00CC3FF2" w:rsidP="0095532E">
      <w:pPr>
        <w:spacing w:line="480" w:lineRule="auto"/>
        <w:outlineLvl w:val="0"/>
        <w:rPr>
          <w:rFonts w:ascii="Times New Roman" w:hAnsi="Times New Roman" w:cs="Times New Roman"/>
          <w:i/>
        </w:rPr>
      </w:pPr>
      <w:r w:rsidRPr="00552287">
        <w:rPr>
          <w:rFonts w:ascii="Times New Roman" w:hAnsi="Times New Roman" w:cs="Times New Roman"/>
          <w:i/>
        </w:rPr>
        <w:t>Study Population</w:t>
      </w:r>
    </w:p>
    <w:p w14:paraId="760DAE71" w14:textId="78BA552A" w:rsidR="00CC3FF2" w:rsidRDefault="00CC3FF2" w:rsidP="0095532E">
      <w:pPr>
        <w:spacing w:line="480" w:lineRule="auto"/>
        <w:ind w:firstLine="720"/>
        <w:rPr>
          <w:rFonts w:ascii="Times New Roman" w:hAnsi="Times New Roman" w:cs="Times New Roman"/>
        </w:rPr>
      </w:pPr>
      <w:r w:rsidRPr="00552287">
        <w:rPr>
          <w:rFonts w:ascii="Times New Roman" w:hAnsi="Times New Roman" w:cs="Times New Roman"/>
        </w:rPr>
        <w:t>The orangutans in Gunung Palung are members of</w:t>
      </w:r>
      <w:r>
        <w:rPr>
          <w:rFonts w:ascii="Times New Roman" w:hAnsi="Times New Roman" w:cs="Times New Roman"/>
          <w:i/>
        </w:rPr>
        <w:t xml:space="preserve"> </w:t>
      </w:r>
      <w:r w:rsidRPr="00552287">
        <w:rPr>
          <w:rFonts w:ascii="Times New Roman" w:hAnsi="Times New Roman" w:cs="Times New Roman"/>
        </w:rPr>
        <w:t>the subspecies</w:t>
      </w:r>
      <w:r>
        <w:rPr>
          <w:rFonts w:ascii="Times New Roman" w:hAnsi="Times New Roman" w:cs="Times New Roman"/>
          <w:i/>
        </w:rPr>
        <w:t xml:space="preserve"> Pongo pygmaeus </w:t>
      </w:r>
      <w:proofErr w:type="spellStart"/>
      <w:r>
        <w:rPr>
          <w:rFonts w:ascii="Times New Roman" w:hAnsi="Times New Roman" w:cs="Times New Roman"/>
          <w:i/>
        </w:rPr>
        <w:t>wurmbii</w:t>
      </w:r>
      <w:proofErr w:type="spellEnd"/>
      <w:r>
        <w:rPr>
          <w:rFonts w:ascii="Times New Roman" w:hAnsi="Times New Roman" w:cs="Times New Roman"/>
          <w:i/>
        </w:rPr>
        <w:t xml:space="preserve">. </w:t>
      </w:r>
      <w:r>
        <w:rPr>
          <w:rFonts w:ascii="Times New Roman" w:hAnsi="Times New Roman" w:cs="Times New Roman"/>
        </w:rPr>
        <w:t xml:space="preserve">The age-sex class designations used </w:t>
      </w:r>
      <w:r w:rsidR="00EC1EA9">
        <w:rPr>
          <w:rFonts w:ascii="Times New Roman" w:hAnsi="Times New Roman" w:cs="Times New Roman"/>
        </w:rPr>
        <w:t>here</w:t>
      </w:r>
      <w:r>
        <w:rPr>
          <w:rFonts w:ascii="Times New Roman" w:hAnsi="Times New Roman" w:cs="Times New Roman"/>
        </w:rPr>
        <w:t xml:space="preserve"> include adolescent females, adult females, unflanged males, and flanged males. Adolescent females are defined here as young, nulliparous females that spend over 50% of their time away (more than 50 meters) from their </w:t>
      </w:r>
      <w:commentRangeStart w:id="40"/>
      <w:r>
        <w:rPr>
          <w:rFonts w:ascii="Times New Roman" w:hAnsi="Times New Roman" w:cs="Times New Roman"/>
        </w:rPr>
        <w:t>mother</w:t>
      </w:r>
      <w:commentRangeEnd w:id="40"/>
      <w:r w:rsidR="00346BB3">
        <w:rPr>
          <w:rStyle w:val="CommentReference"/>
          <w:rFonts w:eastAsiaTheme="minorHAnsi"/>
        </w:rPr>
        <w:commentReference w:id="40"/>
      </w:r>
      <w:r>
        <w:rPr>
          <w:rFonts w:ascii="Times New Roman" w:hAnsi="Times New Roman" w:cs="Times New Roman"/>
        </w:rPr>
        <w:t xml:space="preserve">. Adolescent females are nutritionally independent, are smaller than adult females, and spend </w:t>
      </w:r>
      <w:proofErr w:type="gramStart"/>
      <w:r>
        <w:rPr>
          <w:rFonts w:ascii="Times New Roman" w:hAnsi="Times New Roman" w:cs="Times New Roman"/>
        </w:rPr>
        <w:t>the majority of</w:t>
      </w:r>
      <w:proofErr w:type="gramEnd"/>
      <w:r>
        <w:rPr>
          <w:rFonts w:ascii="Times New Roman" w:hAnsi="Times New Roman" w:cs="Times New Roman"/>
        </w:rPr>
        <w:t xml:space="preserve"> their time ranging alone or in the company of individuals that are not their mother.</w:t>
      </w:r>
    </w:p>
    <w:p w14:paraId="5FB369E7" w14:textId="1289A7B4" w:rsidR="00BD378C" w:rsidRPr="0087113A" w:rsidRDefault="00BD378C" w:rsidP="00BD378C">
      <w:pPr>
        <w:spacing w:line="480" w:lineRule="auto"/>
        <w:ind w:firstLine="720"/>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From 1994-2002, and in 2009, 44 individuals were followed and had</w:t>
      </w:r>
      <w:r>
        <w:rPr>
          <w:rFonts w:ascii="Times New Roman" w:hAnsi="Times New Roman" w:cs="Times New Roman"/>
          <w:color w:val="000000"/>
          <w:shd w:val="clear" w:color="auto" w:fill="FFFFFF"/>
        </w:rPr>
        <w:t xml:space="preserve"> urinary cortisol samples taken:</w:t>
      </w:r>
      <w:r w:rsidRPr="00D94D9E">
        <w:rPr>
          <w:rFonts w:ascii="Times New Roman" w:hAnsi="Times New Roman" w:cs="Times New Roman"/>
          <w:color w:val="000000"/>
          <w:shd w:val="clear" w:color="auto" w:fill="FFFFFF"/>
        </w:rPr>
        <w:t xml:space="preserve"> 6 adolescent females, 15 adult females, 14 flanged males, and 9 unflanged males</w:t>
      </w:r>
      <w:r>
        <w:rPr>
          <w:rFonts w:ascii="Times New Roman" w:hAnsi="Times New Roman" w:cs="Times New Roman"/>
          <w:color w:val="000000"/>
          <w:shd w:val="clear" w:color="auto" w:fill="FFFFFF"/>
        </w:rPr>
        <w:t xml:space="preserve"> </w:t>
      </w:r>
      <w:r w:rsidRPr="00D94D9E">
        <w:rPr>
          <w:rFonts w:ascii="Times New Roman" w:hAnsi="Times New Roman" w:cs="Times New Roman"/>
          <w:color w:val="000000"/>
          <w:shd w:val="clear" w:color="auto" w:fill="FFFFFF"/>
        </w:rPr>
        <w:t>During 2013-20</w:t>
      </w:r>
      <w:r>
        <w:rPr>
          <w:rFonts w:ascii="Times New Roman" w:hAnsi="Times New Roman" w:cs="Times New Roman"/>
          <w:color w:val="000000"/>
          <w:shd w:val="clear" w:color="auto" w:fill="FFFFFF"/>
        </w:rPr>
        <w:t>14, 33 individuals were sampled:</w:t>
      </w:r>
      <w:r w:rsidRPr="00D94D9E">
        <w:rPr>
          <w:rFonts w:ascii="Times New Roman" w:hAnsi="Times New Roman" w:cs="Times New Roman"/>
          <w:color w:val="000000"/>
          <w:shd w:val="clear" w:color="auto" w:fill="FFFFFF"/>
        </w:rPr>
        <w:t xml:space="preserve"> 8 adolescent females, 12 adult females, 7 flanged males, and 6 unflanged males were foll</w:t>
      </w:r>
      <w:r>
        <w:rPr>
          <w:rFonts w:ascii="Times New Roman" w:hAnsi="Times New Roman" w:cs="Times New Roman"/>
          <w:color w:val="000000"/>
          <w:shd w:val="clear" w:color="auto" w:fill="FFFFFF"/>
        </w:rPr>
        <w:t>owed and used for SDB analyses.</w:t>
      </w:r>
    </w:p>
    <w:p w14:paraId="5B03F5E2" w14:textId="5C13594F" w:rsidR="00CC3FF2" w:rsidRDefault="00CC3FF2" w:rsidP="00277EE3">
      <w:pPr>
        <w:widowControl w:val="0"/>
        <w:spacing w:line="480" w:lineRule="auto"/>
        <w:rPr>
          <w:rFonts w:ascii="Times New Roman" w:hAnsi="Times New Roman" w:cs="Times New Roman"/>
        </w:rPr>
      </w:pPr>
      <w:r>
        <w:rPr>
          <w:rFonts w:ascii="Times New Roman" w:hAnsi="Times New Roman" w:cs="Times New Roman"/>
        </w:rPr>
        <w:lastRenderedPageBreak/>
        <w:t xml:space="preserve">Females </w:t>
      </w:r>
      <w:proofErr w:type="gramStart"/>
      <w:r>
        <w:rPr>
          <w:rFonts w:ascii="Times New Roman" w:hAnsi="Times New Roman" w:cs="Times New Roman"/>
        </w:rPr>
        <w:t>are considered to be</w:t>
      </w:r>
      <w:proofErr w:type="gramEnd"/>
      <w:r>
        <w:rPr>
          <w:rFonts w:ascii="Times New Roman" w:hAnsi="Times New Roman" w:cs="Times New Roman"/>
        </w:rPr>
        <w:t xml:space="preserve"> adult once they are pregnant for the first time. Adult female orangutans almost always have an infant or juvenile offspring that ranges with them, sleeps in their nest, and nurses from them.</w:t>
      </w:r>
      <w:ins w:id="41" w:author="Melissa Emery Thompson" w:date="2018-09-24T17:14:00Z">
        <w:r w:rsidR="00346BB3">
          <w:rPr>
            <w:rFonts w:ascii="Times New Roman" w:hAnsi="Times New Roman" w:cs="Times New Roman"/>
          </w:rPr>
          <w:t xml:space="preserve"> </w:t>
        </w:r>
      </w:ins>
      <w:r>
        <w:rPr>
          <w:rFonts w:ascii="Times New Roman" w:hAnsi="Times New Roman" w:cs="Times New Roman"/>
        </w:rPr>
        <w:t xml:space="preserve">Sexually mature male orangutans come in two distinct forms </w:t>
      </w:r>
      <w:r>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{"citationID":"35if3ukB","properties":{"formattedCitation":"(Atmoko &amp; Van Hooff, 2004)","plainCitation":"(Atmoko &amp; Van Hooff, 2004)","noteIndex":0},"citationItems":[{"id":1258,"uris":["http://zotero.org/users/local/Wu3kfUMj/items/R8L26YT9"],"uri":["http://zotero.org/users/local/Wu3kfUMj/items/R8L26YT9"],"itemData":{"id":1258,"type":"article-journal","title":"11• Alternative male reproductive strategies: male bimaturism in orangutans","container-title":"Sexual selection in primates","page":"196","journalAbbreviation":"Sexual selection in primates","author":[{"family":"Atmoko","given":"Suci Utami"},{"family":"Van Hooff","given":"Jan ARAM"}],"issued":{"date-parts":[["2004"]]}}}],"schema":"https://github.com/citation-style-language/schema/raw/master/csl-citation.json"} </w:instrText>
      </w:r>
      <w:r>
        <w:rPr>
          <w:rFonts w:ascii="Times New Roman" w:hAnsi="Times New Roman" w:cs="Times New Roman"/>
        </w:rPr>
        <w:fldChar w:fldCharType="separate"/>
      </w:r>
      <w:r w:rsidR="00EC1EA9">
        <w:rPr>
          <w:rFonts w:ascii="Times New Roman" w:hAnsi="Times New Roman" w:cs="Times New Roman"/>
        </w:rPr>
        <w:t>(Utami Atmoko and Van Hooff</w:t>
      </w:r>
      <w:r w:rsidR="000A7542" w:rsidRPr="000A7542">
        <w:rPr>
          <w:rFonts w:ascii="Times New Roman" w:hAnsi="Times New Roman" w:cs="Times New Roman"/>
        </w:rPr>
        <w:t xml:space="preserve"> 2004)</w:t>
      </w:r>
      <w:r>
        <w:rPr>
          <w:rFonts w:ascii="Times New Roman" w:hAnsi="Times New Roman" w:cs="Times New Roman"/>
        </w:rPr>
        <w:fldChar w:fldCharType="end"/>
      </w:r>
      <w:r>
        <w:rPr>
          <w:rFonts w:ascii="Times New Roman" w:hAnsi="Times New Roman" w:cs="Times New Roman"/>
        </w:rPr>
        <w:t xml:space="preserve">. Unflanged males are independently </w:t>
      </w:r>
      <w:proofErr w:type="gramStart"/>
      <w:r>
        <w:rPr>
          <w:rFonts w:ascii="Times New Roman" w:hAnsi="Times New Roman" w:cs="Times New Roman"/>
        </w:rPr>
        <w:t>ranging, and</w:t>
      </w:r>
      <w:proofErr w:type="gramEnd"/>
      <w:r>
        <w:rPr>
          <w:rFonts w:ascii="Times New Roman" w:hAnsi="Times New Roman" w:cs="Times New Roman"/>
        </w:rPr>
        <w:t xml:space="preserve"> are not known to associate with their mother. They lack the fatty cheek pads and throat sacs that flanged males </w:t>
      </w:r>
      <w:proofErr w:type="gramStart"/>
      <w:r>
        <w:rPr>
          <w:rFonts w:ascii="Times New Roman" w:hAnsi="Times New Roman" w:cs="Times New Roman"/>
        </w:rPr>
        <w:t>display, and</w:t>
      </w:r>
      <w:proofErr w:type="gramEnd"/>
      <w:r>
        <w:rPr>
          <w:rFonts w:ascii="Times New Roman" w:hAnsi="Times New Roman" w:cs="Times New Roman"/>
        </w:rPr>
        <w:t xml:space="preserve"> are smaller than flanged males in body </w:t>
      </w:r>
      <w:commentRangeStart w:id="42"/>
      <w:r>
        <w:rPr>
          <w:rFonts w:ascii="Times New Roman" w:hAnsi="Times New Roman" w:cs="Times New Roman"/>
        </w:rPr>
        <w:t>size</w:t>
      </w:r>
      <w:commentRangeEnd w:id="42"/>
      <w:r w:rsidR="00346BB3">
        <w:rPr>
          <w:rStyle w:val="CommentReference"/>
          <w:rFonts w:eastAsiaTheme="minorHAnsi"/>
        </w:rPr>
        <w:commentReference w:id="42"/>
      </w:r>
      <w:r>
        <w:rPr>
          <w:rFonts w:ascii="Times New Roman" w:hAnsi="Times New Roman" w:cs="Times New Roman"/>
        </w:rPr>
        <w:t xml:space="preserve">. </w:t>
      </w:r>
    </w:p>
    <w:p w14:paraId="1C3BE4A5" w14:textId="77777777" w:rsidR="00BD378C" w:rsidRDefault="00BD378C" w:rsidP="00BD378C">
      <w:pPr>
        <w:spacing w:line="480" w:lineRule="auto"/>
        <w:outlineLvl w:val="0"/>
        <w:rPr>
          <w:rFonts w:ascii="Times New Roman" w:hAnsi="Times New Roman" w:cs="Times New Roman"/>
          <w:bCs/>
          <w:i/>
          <w:color w:val="000000"/>
          <w:shd w:val="clear" w:color="auto" w:fill="FFFFFF"/>
        </w:rPr>
      </w:pPr>
    </w:p>
    <w:p w14:paraId="22C0B1E8" w14:textId="63B0ED4A" w:rsidR="00EC1D55" w:rsidRPr="00D94D9E" w:rsidRDefault="00EC1D55" w:rsidP="00BD378C">
      <w:pPr>
        <w:spacing w:line="480" w:lineRule="auto"/>
        <w:outlineLvl w:val="0"/>
        <w:rPr>
          <w:rFonts w:ascii="Times New Roman" w:hAnsi="Times New Roman" w:cs="Times New Roman"/>
          <w:bCs/>
          <w:i/>
          <w:color w:val="000000"/>
          <w:shd w:val="clear" w:color="auto" w:fill="FFFFFF"/>
        </w:rPr>
      </w:pPr>
      <w:r w:rsidRPr="00D94D9E">
        <w:rPr>
          <w:rFonts w:ascii="Times New Roman" w:hAnsi="Times New Roman" w:cs="Times New Roman"/>
          <w:bCs/>
          <w:i/>
          <w:color w:val="000000"/>
          <w:shd w:val="clear" w:color="auto" w:fill="FFFFFF"/>
        </w:rPr>
        <w:t>Behavioral Data</w:t>
      </w:r>
    </w:p>
    <w:p w14:paraId="5575DA56" w14:textId="4A93EAB4" w:rsidR="00EC1D55" w:rsidRPr="00D94D9E" w:rsidRDefault="00EC1D55" w:rsidP="00BD378C">
      <w:pPr>
        <w:spacing w:line="480" w:lineRule="auto"/>
        <w:ind w:firstLine="72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Data collection period </w:t>
      </w:r>
      <w:r w:rsidRPr="00D94D9E">
        <w:rPr>
          <w:rFonts w:ascii="Times New Roman" w:hAnsi="Times New Roman" w:cs="Times New Roman"/>
          <w:color w:val="000000"/>
          <w:shd w:val="clear" w:color="auto" w:fill="FFFFFF"/>
        </w:rPr>
        <w:t xml:space="preserve">1994-2002, 2009:  </w:t>
      </w:r>
      <w:r w:rsidR="00EC1EA9">
        <w:rPr>
          <w:rFonts w:ascii="Times New Roman" w:hAnsi="Times New Roman" w:cs="Times New Roman"/>
          <w:color w:val="000000"/>
          <w:shd w:val="clear" w:color="auto" w:fill="FFFFFF"/>
        </w:rPr>
        <w:t>A</w:t>
      </w:r>
      <w:r w:rsidRPr="00D94D9E">
        <w:rPr>
          <w:rFonts w:ascii="Times New Roman" w:hAnsi="Times New Roman" w:cs="Times New Roman"/>
          <w:color w:val="000000"/>
          <w:shd w:val="clear" w:color="auto" w:fill="FFFFFF"/>
        </w:rPr>
        <w:t xml:space="preserve">ll occurrences and durations of </w:t>
      </w:r>
      <w:commentRangeStart w:id="43"/>
      <w:del w:id="44" w:author="Melissa Emery Thompson" w:date="2018-09-24T17:15:00Z">
        <w:r w:rsidRPr="00D94D9E" w:rsidDel="00346BB3">
          <w:rPr>
            <w:rFonts w:ascii="Times New Roman" w:hAnsi="Times New Roman" w:cs="Times New Roman"/>
            <w:color w:val="000000"/>
            <w:shd w:val="clear" w:color="auto" w:fill="FFFFFF"/>
          </w:rPr>
          <w:delText xml:space="preserve">social parties </w:delText>
        </w:r>
      </w:del>
      <w:ins w:id="45" w:author="Melissa Emery Thompson" w:date="2018-09-24T17:15:00Z">
        <w:r w:rsidR="00346BB3">
          <w:rPr>
            <w:rFonts w:ascii="Times New Roman" w:hAnsi="Times New Roman" w:cs="Times New Roman"/>
            <w:color w:val="000000"/>
            <w:shd w:val="clear" w:color="auto" w:fill="FFFFFF"/>
          </w:rPr>
          <w:t>associations</w:t>
        </w:r>
        <w:commentRangeEnd w:id="43"/>
        <w:r w:rsidR="00346BB3">
          <w:rPr>
            <w:rStyle w:val="CommentReference"/>
            <w:rFonts w:eastAsiaTheme="minorHAnsi"/>
          </w:rPr>
          <w:commentReference w:id="43"/>
        </w:r>
        <w:r w:rsidR="00346BB3">
          <w:rPr>
            <w:rFonts w:ascii="Times New Roman" w:hAnsi="Times New Roman" w:cs="Times New Roman"/>
            <w:color w:val="000000"/>
            <w:shd w:val="clear" w:color="auto" w:fill="FFFFFF"/>
          </w:rPr>
          <w:t xml:space="preserve"> </w:t>
        </w:r>
      </w:ins>
      <w:r w:rsidRPr="00D94D9E">
        <w:rPr>
          <w:rFonts w:ascii="Times New Roman" w:hAnsi="Times New Roman" w:cs="Times New Roman"/>
          <w:color w:val="000000"/>
          <w:shd w:val="clear" w:color="auto" w:fill="FFFFFF"/>
        </w:rPr>
        <w:t>were recorded</w:t>
      </w:r>
      <w:r w:rsidR="00EC1EA9">
        <w:rPr>
          <w:rFonts w:ascii="Times New Roman" w:hAnsi="Times New Roman" w:cs="Times New Roman"/>
          <w:color w:val="000000"/>
          <w:shd w:val="clear" w:color="auto" w:fill="FFFFFF"/>
        </w:rPr>
        <w:t xml:space="preserve"> </w:t>
      </w:r>
      <w:ins w:id="46" w:author="Melissa Emery Thompson" w:date="2018-09-24T17:15:00Z">
        <w:r w:rsidR="00346BB3">
          <w:rPr>
            <w:rFonts w:ascii="Times New Roman" w:hAnsi="Times New Roman" w:cs="Times New Roman"/>
            <w:color w:val="000000"/>
            <w:shd w:val="clear" w:color="auto" w:fill="FFFFFF"/>
          </w:rPr>
          <w:t xml:space="preserve">continuously </w:t>
        </w:r>
      </w:ins>
      <w:r w:rsidR="00EC1EA9">
        <w:rPr>
          <w:rFonts w:ascii="Times New Roman" w:hAnsi="Times New Roman" w:cs="Times New Roman"/>
          <w:color w:val="000000"/>
          <w:shd w:val="clear" w:color="auto" w:fill="FFFFFF"/>
        </w:rPr>
        <w:t xml:space="preserve">during </w:t>
      </w:r>
      <w:r w:rsidR="00BD378C">
        <w:rPr>
          <w:rFonts w:ascii="Times New Roman" w:hAnsi="Times New Roman" w:cs="Times New Roman"/>
          <w:color w:val="000000"/>
          <w:shd w:val="clear" w:color="auto" w:fill="FFFFFF"/>
        </w:rPr>
        <w:t xml:space="preserve">full-day </w:t>
      </w:r>
      <w:r w:rsidR="00EC1EA9">
        <w:rPr>
          <w:rFonts w:ascii="Times New Roman" w:hAnsi="Times New Roman" w:cs="Times New Roman"/>
          <w:color w:val="000000"/>
          <w:shd w:val="clear" w:color="auto" w:fill="FFFFFF"/>
        </w:rPr>
        <w:t>focal follows</w:t>
      </w:r>
      <w:r w:rsidR="00277EE3">
        <w:rPr>
          <w:rFonts w:ascii="Times New Roman" w:hAnsi="Times New Roman" w:cs="Times New Roman"/>
          <w:color w:val="000000"/>
          <w:shd w:val="clear" w:color="auto" w:fill="FFFFFF"/>
        </w:rPr>
        <w:t xml:space="preserve">, where the orangutan was followed from waking in their sleeping nest in the morning until falling asleep in their new nest that </w:t>
      </w:r>
      <w:commentRangeStart w:id="47"/>
      <w:r w:rsidR="00277EE3">
        <w:rPr>
          <w:rFonts w:ascii="Times New Roman" w:hAnsi="Times New Roman" w:cs="Times New Roman"/>
          <w:color w:val="000000"/>
          <w:shd w:val="clear" w:color="auto" w:fill="FFFFFF"/>
        </w:rPr>
        <w:t>evening</w:t>
      </w:r>
      <w:commentRangeEnd w:id="47"/>
      <w:r w:rsidR="00346BB3">
        <w:rPr>
          <w:rStyle w:val="CommentReference"/>
          <w:rFonts w:eastAsiaTheme="minorHAnsi"/>
        </w:rPr>
        <w:commentReference w:id="47"/>
      </w:r>
      <w:ins w:id="48" w:author="Melissa Emery Thompson" w:date="2018-09-24T17:16:00Z">
        <w:r w:rsidR="00346BB3">
          <w:rPr>
            <w:rFonts w:ascii="Times New Roman" w:hAnsi="Times New Roman" w:cs="Times New Roman"/>
            <w:color w:val="000000"/>
            <w:shd w:val="clear" w:color="auto" w:fill="FFFFFF"/>
          </w:rPr>
          <w:t>.</w:t>
        </w:r>
      </w:ins>
      <w:r w:rsidRPr="00D94D9E">
        <w:rPr>
          <w:rFonts w:ascii="Times New Roman" w:hAnsi="Times New Roman" w:cs="Times New Roman"/>
          <w:color w:val="000000"/>
          <w:shd w:val="clear" w:color="auto" w:fill="FFFFFF"/>
        </w:rPr>
        <w:t xml:space="preserve"> </w:t>
      </w:r>
    </w:p>
    <w:p w14:paraId="2545F2E8" w14:textId="121DA220" w:rsidR="00EC1D55" w:rsidRPr="00D94D9E" w:rsidRDefault="00EC1D55" w:rsidP="00BD378C">
      <w:pPr>
        <w:spacing w:line="480" w:lineRule="auto"/>
        <w:ind w:firstLine="72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Data collection period </w:t>
      </w:r>
      <w:r w:rsidRPr="00D94D9E">
        <w:rPr>
          <w:rFonts w:ascii="Times New Roman" w:hAnsi="Times New Roman" w:cs="Times New Roman"/>
          <w:color w:val="000000"/>
          <w:shd w:val="clear" w:color="auto" w:fill="FFFFFF"/>
        </w:rPr>
        <w:t xml:space="preserve">2013-2014: </w:t>
      </w:r>
      <w:r w:rsidR="00EC1EA9">
        <w:rPr>
          <w:rFonts w:ascii="Times New Roman" w:hAnsi="Times New Roman" w:cs="Times New Roman"/>
          <w:color w:val="000000"/>
          <w:shd w:val="clear" w:color="auto" w:fill="FFFFFF"/>
        </w:rPr>
        <w:t>Ten</w:t>
      </w:r>
      <w:r w:rsidRPr="00D94D9E">
        <w:rPr>
          <w:rFonts w:ascii="Times New Roman" w:hAnsi="Times New Roman" w:cs="Times New Roman"/>
          <w:color w:val="000000"/>
          <w:shd w:val="clear" w:color="auto" w:fill="FFFFFF"/>
        </w:rPr>
        <w:t xml:space="preserve">-minute periods of dedicated ‘SDB follows’ were conducted </w:t>
      </w:r>
      <w:r>
        <w:rPr>
          <w:rFonts w:ascii="Times New Roman" w:hAnsi="Times New Roman" w:cs="Times New Roman"/>
          <w:color w:val="000000"/>
          <w:shd w:val="clear" w:color="auto" w:fill="FFFFFF"/>
        </w:rPr>
        <w:t>(</w:t>
      </w:r>
      <w:r w:rsidR="007D47A2">
        <w:rPr>
          <w:rFonts w:ascii="Times New Roman" w:hAnsi="Times New Roman" w:cs="Times New Roman"/>
          <w:color w:val="000000"/>
          <w:shd w:val="clear" w:color="auto" w:fill="FFFFFF"/>
        </w:rPr>
        <w:t>N=</w:t>
      </w:r>
      <w:r w:rsidRPr="00D94D9E">
        <w:rPr>
          <w:rFonts w:ascii="Times New Roman" w:hAnsi="Times New Roman" w:cs="Times New Roman"/>
          <w:color w:val="000000"/>
          <w:shd w:val="clear" w:color="auto" w:fill="FFFFFF"/>
        </w:rPr>
        <w:t>1,533 SDB follows)</w:t>
      </w:r>
      <w:r w:rsidR="00EC1EA9">
        <w:rPr>
          <w:rFonts w:ascii="Times New Roman" w:hAnsi="Times New Roman" w:cs="Times New Roman"/>
          <w:color w:val="000000"/>
          <w:shd w:val="clear" w:color="auto" w:fill="FFFFFF"/>
        </w:rPr>
        <w:t xml:space="preserve"> during </w:t>
      </w:r>
      <w:r w:rsidR="00BD378C">
        <w:rPr>
          <w:rFonts w:ascii="Times New Roman" w:hAnsi="Times New Roman" w:cs="Times New Roman"/>
          <w:color w:val="000000"/>
          <w:shd w:val="clear" w:color="auto" w:fill="FFFFFF"/>
        </w:rPr>
        <w:t>full</w:t>
      </w:r>
      <w:r w:rsidR="00EC1EA9">
        <w:rPr>
          <w:rFonts w:ascii="Times New Roman" w:hAnsi="Times New Roman" w:cs="Times New Roman"/>
          <w:color w:val="000000"/>
          <w:shd w:val="clear" w:color="auto" w:fill="FFFFFF"/>
        </w:rPr>
        <w:t>-</w:t>
      </w:r>
      <w:r w:rsidR="00BD378C">
        <w:rPr>
          <w:rFonts w:ascii="Times New Roman" w:hAnsi="Times New Roman" w:cs="Times New Roman"/>
          <w:color w:val="000000"/>
          <w:shd w:val="clear" w:color="auto" w:fill="FFFFFF"/>
        </w:rPr>
        <w:t>day</w:t>
      </w:r>
      <w:r w:rsidR="00EC1EA9">
        <w:rPr>
          <w:rFonts w:ascii="Times New Roman" w:hAnsi="Times New Roman" w:cs="Times New Roman"/>
          <w:color w:val="000000"/>
          <w:shd w:val="clear" w:color="auto" w:fill="FFFFFF"/>
        </w:rPr>
        <w:t xml:space="preserve"> focal follows</w:t>
      </w:r>
      <w:r w:rsidRPr="00D94D9E">
        <w:rPr>
          <w:rFonts w:ascii="Times New Roman" w:hAnsi="Times New Roman" w:cs="Times New Roman"/>
          <w:color w:val="000000"/>
          <w:shd w:val="clear" w:color="auto" w:fill="FFFFFF"/>
        </w:rPr>
        <w:t xml:space="preserve">. </w:t>
      </w:r>
      <w:r w:rsidRPr="00D94D9E">
        <w:rPr>
          <w:rFonts w:ascii="Times New Roman" w:hAnsi="Times New Roman" w:cs="Times New Roman"/>
        </w:rPr>
        <w:t xml:space="preserve">SDB rates were recorded for </w:t>
      </w:r>
      <w:r w:rsidR="00EC1EA9">
        <w:rPr>
          <w:rFonts w:ascii="Times New Roman" w:hAnsi="Times New Roman" w:cs="Times New Roman"/>
        </w:rPr>
        <w:t xml:space="preserve">adolescent </w:t>
      </w:r>
      <w:r w:rsidRPr="00D94D9E">
        <w:rPr>
          <w:rFonts w:ascii="Times New Roman" w:hAnsi="Times New Roman" w:cs="Times New Roman"/>
        </w:rPr>
        <w:t>females (</w:t>
      </w:r>
      <w:r w:rsidR="007D47A2">
        <w:rPr>
          <w:rFonts w:ascii="Times New Roman" w:hAnsi="Times New Roman" w:cs="Times New Roman"/>
        </w:rPr>
        <w:t>N</w:t>
      </w:r>
      <w:r>
        <w:rPr>
          <w:rFonts w:ascii="Times New Roman" w:hAnsi="Times New Roman" w:cs="Times New Roman"/>
        </w:rPr>
        <w:t xml:space="preserve">=353, </w:t>
      </w:r>
      <w:r w:rsidRPr="00D94D9E">
        <w:rPr>
          <w:rFonts w:ascii="Times New Roman" w:hAnsi="Times New Roman" w:cs="Times New Roman"/>
        </w:rPr>
        <w:t xml:space="preserve">190 were social), 498 for </w:t>
      </w:r>
      <w:r w:rsidR="00EC1EA9">
        <w:rPr>
          <w:rFonts w:ascii="Times New Roman" w:hAnsi="Times New Roman" w:cs="Times New Roman"/>
        </w:rPr>
        <w:t>adult</w:t>
      </w:r>
      <w:r w:rsidRPr="00D94D9E">
        <w:rPr>
          <w:rFonts w:ascii="Times New Roman" w:hAnsi="Times New Roman" w:cs="Times New Roman"/>
        </w:rPr>
        <w:t xml:space="preserve"> females (188 were social), 407 for flanged males (179 were social), and 275 for unflanged males (224 were social).</w:t>
      </w:r>
    </w:p>
    <w:p w14:paraId="078463B5" w14:textId="73FF42EC" w:rsidR="00EC1D55" w:rsidRDefault="00EC1D55" w:rsidP="00BD378C">
      <w:pPr>
        <w:spacing w:line="480" w:lineRule="auto"/>
        <w:ind w:firstLine="720"/>
        <w:rPr>
          <w:rFonts w:ascii="Times New Roman" w:hAnsi="Times New Roman" w:cs="Times New Roman"/>
        </w:rPr>
      </w:pPr>
      <w:r w:rsidRPr="00D94D9E">
        <w:rPr>
          <w:rFonts w:ascii="Times New Roman" w:hAnsi="Times New Roman" w:cs="Times New Roman"/>
        </w:rPr>
        <w:t xml:space="preserve">To avoid under-counting the true occurrence of SDBs which could take place when </w:t>
      </w:r>
      <w:del w:id="49" w:author="Melissa Emery Thompson" w:date="2018-09-24T17:17:00Z">
        <w:r w:rsidRPr="00D94D9E" w:rsidDel="000121CB">
          <w:rPr>
            <w:rFonts w:ascii="Times New Roman" w:hAnsi="Times New Roman" w:cs="Times New Roman"/>
          </w:rPr>
          <w:delText xml:space="preserve">they </w:delText>
        </w:r>
      </w:del>
      <w:ins w:id="50" w:author="Melissa Emery Thompson" w:date="2018-09-24T17:17:00Z">
        <w:r w:rsidR="000121CB">
          <w:rPr>
            <w:rFonts w:ascii="Times New Roman" w:hAnsi="Times New Roman" w:cs="Times New Roman"/>
          </w:rPr>
          <w:t>individuals</w:t>
        </w:r>
        <w:r w:rsidR="000121CB" w:rsidRPr="00D94D9E">
          <w:rPr>
            <w:rFonts w:ascii="Times New Roman" w:hAnsi="Times New Roman" w:cs="Times New Roman"/>
          </w:rPr>
          <w:t xml:space="preserve"> </w:t>
        </w:r>
      </w:ins>
      <w:r w:rsidRPr="00D94D9E">
        <w:rPr>
          <w:rFonts w:ascii="Times New Roman" w:hAnsi="Times New Roman" w:cs="Times New Roman"/>
        </w:rPr>
        <w:t>are out of view even for a just a few seconds, ten-minute</w:t>
      </w:r>
      <w:ins w:id="51" w:author="Melissa Emery Thompson" w:date="2018-09-24T17:17:00Z">
        <w:r w:rsidR="000121CB">
          <w:rPr>
            <w:rFonts w:ascii="Times New Roman" w:hAnsi="Times New Roman" w:cs="Times New Roman"/>
          </w:rPr>
          <w:t xml:space="preserve"> focused</w:t>
        </w:r>
      </w:ins>
      <w:r w:rsidRPr="00D94D9E">
        <w:rPr>
          <w:rFonts w:ascii="Times New Roman" w:hAnsi="Times New Roman" w:cs="Times New Roman"/>
        </w:rPr>
        <w:t xml:space="preserve"> ‘SDB follows’ were conducted as often as </w:t>
      </w:r>
      <w:commentRangeStart w:id="52"/>
      <w:r w:rsidRPr="00D94D9E">
        <w:rPr>
          <w:rFonts w:ascii="Times New Roman" w:hAnsi="Times New Roman" w:cs="Times New Roman"/>
        </w:rPr>
        <w:t>possible</w:t>
      </w:r>
      <w:commentRangeEnd w:id="52"/>
      <w:r w:rsidR="000121CB">
        <w:rPr>
          <w:rStyle w:val="CommentReference"/>
          <w:rFonts w:eastAsiaTheme="minorHAnsi"/>
        </w:rPr>
        <w:commentReference w:id="52"/>
      </w:r>
      <w:r w:rsidRPr="00D94D9E">
        <w:rPr>
          <w:rFonts w:ascii="Times New Roman" w:hAnsi="Times New Roman" w:cs="Times New Roman"/>
        </w:rPr>
        <w:t xml:space="preserve"> (with a mean of 15 per follow) throughout focal follows</w:t>
      </w:r>
      <w:r>
        <w:rPr>
          <w:rFonts w:ascii="Times New Roman" w:hAnsi="Times New Roman" w:cs="Times New Roman"/>
        </w:rPr>
        <w:t>,</w:t>
      </w:r>
      <w:r w:rsidRPr="00D94D9E">
        <w:rPr>
          <w:rFonts w:ascii="Times New Roman" w:hAnsi="Times New Roman" w:cs="Times New Roman"/>
        </w:rPr>
        <w:t xml:space="preserve"> ensur</w:t>
      </w:r>
      <w:r>
        <w:rPr>
          <w:rFonts w:ascii="Times New Roman" w:hAnsi="Times New Roman" w:cs="Times New Roman"/>
        </w:rPr>
        <w:t>ing</w:t>
      </w:r>
      <w:r w:rsidRPr="00D94D9E">
        <w:rPr>
          <w:rFonts w:ascii="Times New Roman" w:hAnsi="Times New Roman" w:cs="Times New Roman"/>
        </w:rPr>
        <w:t xml:space="preserve"> that the observer’s gaze was never averted from the focal animal and all instances of self-scratching, yawning, and self-grooming were accurately recorded.  SDB rates were defined as the number of self-directed behaviors performed per ten minutes. As many SDB follows as possible were carried out over the course of a day, attempting to sample multiple individuals </w:t>
      </w:r>
      <w:r w:rsidRPr="00D94D9E">
        <w:rPr>
          <w:rFonts w:ascii="Times New Roman" w:hAnsi="Times New Roman" w:cs="Times New Roman"/>
        </w:rPr>
        <w:lastRenderedPageBreak/>
        <w:t xml:space="preserve">when possible during a social event. Effort was made to sample </w:t>
      </w:r>
      <w:proofErr w:type="gramStart"/>
      <w:r w:rsidRPr="00D94D9E">
        <w:rPr>
          <w:rFonts w:ascii="Times New Roman" w:hAnsi="Times New Roman" w:cs="Times New Roman"/>
        </w:rPr>
        <w:t>each indiv</w:t>
      </w:r>
      <w:r>
        <w:rPr>
          <w:rFonts w:ascii="Times New Roman" w:hAnsi="Times New Roman" w:cs="Times New Roman"/>
        </w:rPr>
        <w:t>id</w:t>
      </w:r>
      <w:r w:rsidRPr="00D94D9E">
        <w:rPr>
          <w:rFonts w:ascii="Times New Roman" w:hAnsi="Times New Roman" w:cs="Times New Roman"/>
        </w:rPr>
        <w:t>ual</w:t>
      </w:r>
      <w:proofErr w:type="gramEnd"/>
      <w:r w:rsidRPr="00D94D9E">
        <w:rPr>
          <w:rFonts w:ascii="Times New Roman" w:hAnsi="Times New Roman" w:cs="Times New Roman"/>
        </w:rPr>
        <w:t xml:space="preserve"> under both social and non-social conditions. For every SDB follow, it was noted </w:t>
      </w:r>
      <w:proofErr w:type="gramStart"/>
      <w:r w:rsidRPr="00D94D9E">
        <w:rPr>
          <w:rFonts w:ascii="Times New Roman" w:hAnsi="Times New Roman" w:cs="Times New Roman"/>
        </w:rPr>
        <w:t>whether or not</w:t>
      </w:r>
      <w:proofErr w:type="gramEnd"/>
      <w:r w:rsidRPr="00D94D9E">
        <w:rPr>
          <w:rFonts w:ascii="Times New Roman" w:hAnsi="Times New Roman" w:cs="Times New Roman"/>
        </w:rPr>
        <w:t xml:space="preserve"> a conspecific was within 50 meters of the focal, deeming that period as social or</w:t>
      </w:r>
      <w:r w:rsidR="00EC1EA9">
        <w:rPr>
          <w:rFonts w:ascii="Times New Roman" w:hAnsi="Times New Roman" w:cs="Times New Roman"/>
        </w:rPr>
        <w:t xml:space="preserve"> </w:t>
      </w:r>
      <w:commentRangeStart w:id="53"/>
      <w:r w:rsidR="00EC1EA9">
        <w:rPr>
          <w:rFonts w:ascii="Times New Roman" w:hAnsi="Times New Roman" w:cs="Times New Roman"/>
        </w:rPr>
        <w:t>solitary</w:t>
      </w:r>
      <w:commentRangeEnd w:id="53"/>
      <w:r w:rsidR="000121CB">
        <w:rPr>
          <w:rStyle w:val="CommentReference"/>
          <w:rFonts w:eastAsiaTheme="minorHAnsi"/>
        </w:rPr>
        <w:commentReference w:id="53"/>
      </w:r>
      <w:r w:rsidRPr="00D94D9E">
        <w:rPr>
          <w:rFonts w:ascii="Times New Roman" w:hAnsi="Times New Roman" w:cs="Times New Roman"/>
        </w:rPr>
        <w:t xml:space="preserve">. A self-scratch was defined as “raking one’s own hair or skin with fingernails” </w:t>
      </w:r>
      <w:r w:rsidRPr="00D94D9E">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{"citationID":"fM9N2OYG","properties":{"formattedCitation":"(Baker &amp; Aureli, 1997)","plainCitation":"(Baker &amp; Aureli, 1997)","noteIndex":0},"citationItems":[{"id":268,"uris":["http://zotero.org/users/local/Wu3kfUMj/items/U3MU6WAZ"],"uri":["http://zotero.org/users/local/Wu3kfUMj/items/U3MU6WAZ"],"itemData":{"id":268,"type":"article-journal","title":"Behavioural Indicators of Anxiety: an Empirical Test in Chimpanzees","container-title":"Behaviour","page":"1031-1050","volume":"134","issue":"13","source":"booksandjournals.brillonline.com","abstract":"Behavioural, pharmacological, and physiological evidence supports an association between displacement activities and anxiety in macaques. Information is scarce in other primate and non-primate species. This study contributes to the understanding of the relation between displacement activities and emotional states by investigating the correspondence between self-directed behaviour and an inherently stressful situation in chimpanzees (Pan troglodytes). Data were collected on 81 captive chimpanzees housed in conditions varying from indoor single caging to indoor/outdoor enclosures containing up to 14 individuals. Observation of gentle and rough scratching, self-grooming, and yawning were used to test predictions concerning the response of individuals to neighbour vocalisation (i.e. the calls and noisy displays produced by neighbouring groups of chimpanzees), which has been previously demonstrated to increase the likelihood of intragroup agonistic behaviour. In socially-housed chimpanzees rough and gentle scratching and yawning were significantly more common after neighbouring individuals vocalised or displayed than before, but the effect lasted longer for rough-scratching. In addition, during periods characterised by higher levels of neighbour vocalisation, socially-housed chimpanzees performed rough scratching at higher rates. Self-grooming was not affected by the level of neighbour vocalisation. Single-caged chimpanzees, for whom neighbour vocalisation carries no risk of aggression by group members, showed no increase in self-directed behaviour when neighbour vocalisation level was high, suggesting that the risk of intra-group aggression, rather than neighbour vocalisation itself, elicits anxiety. While our study suggests that rough scratching is the most reliable indicator of anxiety in chimpanzees in the context of neighbour vocalisation, it also provides evidence that gentle scratching and yawning can be considered displacement activities in this species.","DOI":"10.1163/156853997X00386","ISSN":"1568-539X","shortTitle":"Behavioural Indicators of Anxiety","author":[{"family":"Baker","given":"Kate C."},{"family":"Aureli","given":"Filippo"}],"issued":{"date-parts":[["1997",1,1]]}}}],"schema":"https://github.com/citation-style-language/schema/raw/master/csl-citation.json"} </w:instrText>
      </w:r>
      <w:r w:rsidRPr="00D94D9E">
        <w:rPr>
          <w:rFonts w:ascii="Times New Roman" w:hAnsi="Times New Roman" w:cs="Times New Roman"/>
        </w:rPr>
        <w:fldChar w:fldCharType="separate"/>
      </w:r>
      <w:r w:rsidR="00EC1EA9">
        <w:rPr>
          <w:rFonts w:ascii="Times New Roman" w:hAnsi="Times New Roman" w:cs="Times New Roman"/>
        </w:rPr>
        <w:t>(Baker and Aureli</w:t>
      </w:r>
      <w:r w:rsidR="000A7542" w:rsidRPr="000A7542">
        <w:rPr>
          <w:rFonts w:ascii="Times New Roman" w:hAnsi="Times New Roman" w:cs="Times New Roman"/>
        </w:rPr>
        <w:t xml:space="preserve"> 1997)</w:t>
      </w:r>
      <w:r w:rsidRPr="00D94D9E">
        <w:rPr>
          <w:rFonts w:ascii="Times New Roman" w:hAnsi="Times New Roman" w:cs="Times New Roman"/>
        </w:rPr>
        <w:fldChar w:fldCharType="end"/>
      </w:r>
      <w:r w:rsidRPr="00D94D9E">
        <w:rPr>
          <w:rFonts w:ascii="Times New Roman" w:hAnsi="Times New Roman" w:cs="Times New Roman"/>
        </w:rPr>
        <w:t xml:space="preserve">. Self-grooming was defined as picking at or removing something from the skin or hair or moving the hair and inspecting the skin as if looking to remove something. Yawning </w:t>
      </w:r>
      <w:r w:rsidR="00EC1EA9">
        <w:rPr>
          <w:rFonts w:ascii="Times New Roman" w:hAnsi="Times New Roman" w:cs="Times New Roman"/>
        </w:rPr>
        <w:t xml:space="preserve">was defined as opening one’s mouth </w:t>
      </w:r>
      <w:r w:rsidR="00277EE3">
        <w:rPr>
          <w:rFonts w:ascii="Times New Roman" w:hAnsi="Times New Roman" w:cs="Times New Roman"/>
        </w:rPr>
        <w:t xml:space="preserve">widely </w:t>
      </w:r>
      <w:r w:rsidR="00EC1EA9">
        <w:rPr>
          <w:rFonts w:ascii="Times New Roman" w:hAnsi="Times New Roman" w:cs="Times New Roman"/>
        </w:rPr>
        <w:t>and inhaling deeply</w:t>
      </w:r>
      <w:r w:rsidRPr="00D94D9E">
        <w:rPr>
          <w:rFonts w:ascii="Times New Roman" w:hAnsi="Times New Roman" w:cs="Times New Roman"/>
        </w:rPr>
        <w:t xml:space="preserve">. SDB follows that were performed during obvious scratch-inducing events, such as eating </w:t>
      </w:r>
      <w:proofErr w:type="spellStart"/>
      <w:r w:rsidRPr="009350C3">
        <w:rPr>
          <w:rFonts w:ascii="Times New Roman" w:hAnsi="Times New Roman" w:cs="Times New Roman"/>
          <w:i/>
        </w:rPr>
        <w:t>Neesia</w:t>
      </w:r>
      <w:proofErr w:type="spellEnd"/>
      <w:r w:rsidRPr="00D94D9E">
        <w:rPr>
          <w:rFonts w:ascii="Times New Roman" w:hAnsi="Times New Roman" w:cs="Times New Roman"/>
        </w:rPr>
        <w:t xml:space="preserve"> fruits (with their many tiny irritant hairs), an attack by a swarm of bees, or getting covered in many termites, were aborted </w:t>
      </w:r>
      <w:r w:rsidR="00EC1EA9">
        <w:rPr>
          <w:rFonts w:ascii="Times New Roman" w:hAnsi="Times New Roman" w:cs="Times New Roman"/>
        </w:rPr>
        <w:t>and</w:t>
      </w:r>
      <w:r w:rsidRPr="00D94D9E">
        <w:rPr>
          <w:rFonts w:ascii="Times New Roman" w:hAnsi="Times New Roman" w:cs="Times New Roman"/>
        </w:rPr>
        <w:t xml:space="preserve"> excluded from analysis. </w:t>
      </w:r>
    </w:p>
    <w:p w14:paraId="190F8584" w14:textId="77777777" w:rsidR="00A10A9A" w:rsidRPr="0087113A" w:rsidRDefault="00A10A9A" w:rsidP="00BD378C">
      <w:pPr>
        <w:spacing w:line="480" w:lineRule="auto"/>
        <w:ind w:firstLine="720"/>
        <w:rPr>
          <w:rFonts w:ascii="Times New Roman" w:hAnsi="Times New Roman" w:cs="Times New Roman"/>
        </w:rPr>
      </w:pPr>
    </w:p>
    <w:p w14:paraId="7CF1DDC8" w14:textId="08298F2A" w:rsidR="00EC1D55" w:rsidRDefault="00EC1D55" w:rsidP="003D3216">
      <w:pPr>
        <w:spacing w:line="480" w:lineRule="auto"/>
        <w:rPr>
          <w:rFonts w:ascii="Times New Roman" w:hAnsi="Times New Roman" w:cs="Times New Roman"/>
          <w:i/>
        </w:rPr>
      </w:pPr>
      <w:r w:rsidRPr="00D94D9E">
        <w:rPr>
          <w:rFonts w:ascii="Times New Roman" w:hAnsi="Times New Roman" w:cs="Times New Roman"/>
          <w:i/>
        </w:rPr>
        <w:t>Urine Collection</w:t>
      </w:r>
      <w:r>
        <w:rPr>
          <w:rFonts w:ascii="Times New Roman" w:hAnsi="Times New Roman" w:cs="Times New Roman"/>
          <w:i/>
        </w:rPr>
        <w:t xml:space="preserve"> </w:t>
      </w:r>
      <w:r w:rsidR="00A83944">
        <w:rPr>
          <w:rFonts w:ascii="Times New Roman" w:hAnsi="Times New Roman" w:cs="Times New Roman"/>
          <w:i/>
        </w:rPr>
        <w:t>and Urine Analysis</w:t>
      </w:r>
    </w:p>
    <w:p w14:paraId="68C8D9BC" w14:textId="5E08D93F" w:rsidR="00EC1D55" w:rsidRPr="00D94D9E" w:rsidRDefault="00A10A9A" w:rsidP="00A346FD">
      <w:pPr>
        <w:tabs>
          <w:tab w:val="left" w:pos="360"/>
        </w:tabs>
        <w:spacing w:line="480" w:lineRule="auto"/>
        <w:ind w:firstLine="720"/>
        <w:rPr>
          <w:rFonts w:ascii="Times New Roman" w:hAnsi="Times New Roman" w:cs="Times New Roman"/>
        </w:rPr>
      </w:pPr>
      <w:r>
        <w:rPr>
          <w:rFonts w:ascii="Times New Roman" w:hAnsi="Times New Roman" w:cs="Times New Roman"/>
        </w:rPr>
        <w:t>Urine samples</w:t>
      </w:r>
      <w:r w:rsidR="00EC1D55">
        <w:rPr>
          <w:rFonts w:ascii="Times New Roman" w:hAnsi="Times New Roman" w:cs="Times New Roman"/>
        </w:rPr>
        <w:t xml:space="preserve"> were collected in Gunung Palung National Park from 1994-2002 and also in 2009</w:t>
      </w:r>
      <w:r>
        <w:rPr>
          <w:rFonts w:ascii="Times New Roman" w:hAnsi="Times New Roman" w:cs="Times New Roman"/>
        </w:rPr>
        <w:t xml:space="preserve">, and dried on filter paper, following established protocols </w:t>
      </w:r>
      <w:r w:rsidRPr="00D94D9E">
        <w:rPr>
          <w:rFonts w:ascii="Times New Roman" w:hAnsi="Times New Roman" w:cs="Times New Roman"/>
        </w:rPr>
        <w:fldChar w:fldCharType="begin"/>
      </w:r>
      <w:r w:rsidR="00226B7D">
        <w:rPr>
          <w:rFonts w:ascii="Times New Roman" w:hAnsi="Times New Roman" w:cs="Times New Roman"/>
        </w:rPr>
        <w:instrText xml:space="preserve"> ADDIN ZOTERO_ITEM CSL_CITATION {"citationID":"nsnz0ae7","properties":{"formattedCitation":"(C. D. Knott, 1997)","plainCitation":"(C. D. Knott, 1997)","dontUpdate":true,"noteIndex":0},"citationItems":[{"id":271,"uris":["http://zotero.org/users/local/Wu3kfUMj/items/9D8GDEPM"],"uri":["http://zotero.org/users/local/Wu3kfUMj/items/9D8GDEPM"],"itemData":{"id":271,"type":"article-journal","title":"Field collection and preservation of urine in orangutans and chimpanzees","container-title":"Tropical Biodiversity","page":"95-102","volume":"4","issue":"1","author":[{"family":"Knott","given":"Cheryl D."}],"issued":{"date-parts":[["1997"]]}}}],"schema":"https://github.com/citation-style-language/schema/raw/master/csl-citation.json"} </w:instrText>
      </w:r>
      <w:r w:rsidRPr="00D94D9E">
        <w:rPr>
          <w:rFonts w:ascii="Times New Roman" w:hAnsi="Times New Roman" w:cs="Times New Roman"/>
        </w:rPr>
        <w:fldChar w:fldCharType="separate"/>
      </w:r>
      <w:r>
        <w:rPr>
          <w:rFonts w:ascii="Times New Roman" w:hAnsi="Times New Roman" w:cs="Times New Roman"/>
        </w:rPr>
        <w:t xml:space="preserve">(Knott </w:t>
      </w:r>
      <w:r w:rsidRPr="000A7542">
        <w:rPr>
          <w:rFonts w:ascii="Times New Roman" w:hAnsi="Times New Roman" w:cs="Times New Roman"/>
        </w:rPr>
        <w:t>1997)</w:t>
      </w:r>
      <w:r w:rsidRPr="00D94D9E">
        <w:rPr>
          <w:rFonts w:ascii="Times New Roman" w:hAnsi="Times New Roman" w:cs="Times New Roman"/>
        </w:rPr>
        <w:fldChar w:fldCharType="end"/>
      </w:r>
      <w:r w:rsidR="00EC1D55">
        <w:rPr>
          <w:rFonts w:ascii="Times New Roman" w:hAnsi="Times New Roman" w:cs="Times New Roman"/>
        </w:rPr>
        <w:t xml:space="preserve">. </w:t>
      </w:r>
      <w:r>
        <w:rPr>
          <w:rFonts w:ascii="Times New Roman" w:hAnsi="Times New Roman" w:cs="Times New Roman"/>
        </w:rPr>
        <w:t>The s</w:t>
      </w:r>
      <w:r w:rsidR="00EC1D55">
        <w:rPr>
          <w:rFonts w:ascii="Times New Roman" w:hAnsi="Times New Roman" w:cs="Times New Roman"/>
        </w:rPr>
        <w:t xml:space="preserve">amples were analyzed </w:t>
      </w:r>
      <w:r w:rsidR="003A784D">
        <w:rPr>
          <w:rFonts w:ascii="Times New Roman" w:hAnsi="Times New Roman" w:cs="Times New Roman"/>
        </w:rPr>
        <w:t xml:space="preserve">in the </w:t>
      </w:r>
      <w:ins w:id="54" w:author="Melissa Emery Thompson" w:date="2018-09-24T17:20:00Z">
        <w:r w:rsidR="000121CB">
          <w:rPr>
            <w:rFonts w:ascii="Times New Roman" w:hAnsi="Times New Roman" w:cs="Times New Roman"/>
          </w:rPr>
          <w:t>Hom</w:t>
        </w:r>
      </w:ins>
      <w:ins w:id="55" w:author="Melissa Emery Thompson" w:date="2018-09-24T17:21:00Z">
        <w:r w:rsidR="000121CB">
          <w:rPr>
            <w:rFonts w:ascii="Times New Roman" w:hAnsi="Times New Roman" w:cs="Times New Roman"/>
          </w:rPr>
          <w:t xml:space="preserve">inoid </w:t>
        </w:r>
      </w:ins>
      <w:r w:rsidR="003A784D">
        <w:rPr>
          <w:rFonts w:ascii="Times New Roman" w:hAnsi="Times New Roman" w:cs="Times New Roman"/>
        </w:rPr>
        <w:t xml:space="preserve">Reproductive Ecology laboratory at the </w:t>
      </w:r>
      <w:r w:rsidR="00EC1D55" w:rsidRPr="00D94D9E">
        <w:rPr>
          <w:rFonts w:ascii="Times New Roman" w:hAnsi="Times New Roman" w:cs="Times New Roman"/>
        </w:rPr>
        <w:t>University of New Mexico</w:t>
      </w:r>
      <w:r w:rsidR="003A784D">
        <w:rPr>
          <w:rFonts w:ascii="Times New Roman" w:hAnsi="Times New Roman" w:cs="Times New Roman"/>
        </w:rPr>
        <w:t xml:space="preserve"> </w:t>
      </w:r>
      <w:r w:rsidR="00EC1D55" w:rsidRPr="00D94D9E">
        <w:rPr>
          <w:rFonts w:ascii="Times New Roman" w:hAnsi="Times New Roman" w:cs="Times New Roman"/>
        </w:rPr>
        <w:t>using competitive enzyme-immunoassay (</w:t>
      </w:r>
      <w:commentRangeStart w:id="56"/>
      <w:r w:rsidR="00EC1D55" w:rsidRPr="00D94D9E">
        <w:rPr>
          <w:rFonts w:ascii="Times New Roman" w:hAnsi="Times New Roman" w:cs="Times New Roman"/>
        </w:rPr>
        <w:t>EIA</w:t>
      </w:r>
      <w:commentRangeEnd w:id="56"/>
      <w:r w:rsidR="000121CB">
        <w:rPr>
          <w:rStyle w:val="CommentReference"/>
          <w:rFonts w:eastAsiaTheme="minorHAnsi"/>
        </w:rPr>
        <w:commentReference w:id="56"/>
      </w:r>
      <w:r w:rsidR="00EC1D55" w:rsidRPr="00D94D9E">
        <w:rPr>
          <w:rFonts w:ascii="Times New Roman" w:hAnsi="Times New Roman" w:cs="Times New Roman"/>
        </w:rPr>
        <w:t xml:space="preserve">). </w:t>
      </w:r>
      <w:proofErr w:type="spellStart"/>
      <w:ins w:id="57" w:author="Melissa Emery Thompson" w:date="2018-09-24T17:30:00Z">
        <w:r w:rsidR="00865188">
          <w:rPr>
            <w:rFonts w:ascii="Times New Roman" w:hAnsi="Times New Roman" w:cs="Times New Roman"/>
          </w:rPr>
          <w:t>Intrassay</w:t>
        </w:r>
        <w:proofErr w:type="spellEnd"/>
        <w:r w:rsidR="00865188">
          <w:rPr>
            <w:rFonts w:ascii="Times New Roman" w:hAnsi="Times New Roman" w:cs="Times New Roman"/>
          </w:rPr>
          <w:t xml:space="preserve"> CV for replicate aliquots of the same sample w</w:t>
        </w:r>
      </w:ins>
      <w:ins w:id="58" w:author="Melissa Emery Thompson" w:date="2018-09-24T17:31:00Z">
        <w:r w:rsidR="00865188">
          <w:rPr>
            <w:rFonts w:ascii="Times New Roman" w:hAnsi="Times New Roman" w:cs="Times New Roman"/>
          </w:rPr>
          <w:t>as 7.1% (N =</w:t>
        </w:r>
        <w:commentRangeStart w:id="59"/>
        <w:r w:rsidR="00865188">
          <w:rPr>
            <w:rFonts w:ascii="Times New Roman" w:hAnsi="Times New Roman" w:cs="Times New Roman"/>
          </w:rPr>
          <w:t>7</w:t>
        </w:r>
      </w:ins>
      <w:commentRangeEnd w:id="59"/>
      <w:ins w:id="60" w:author="Melissa Emery Thompson" w:date="2018-09-24T17:32:00Z">
        <w:r w:rsidR="00130008">
          <w:rPr>
            <w:rStyle w:val="CommentReference"/>
            <w:rFonts w:eastAsiaTheme="minorHAnsi"/>
          </w:rPr>
          <w:commentReference w:id="59"/>
        </w:r>
      </w:ins>
      <w:ins w:id="61" w:author="Melissa Emery Thompson" w:date="2018-09-24T17:31:00Z">
        <w:r w:rsidR="00865188">
          <w:rPr>
            <w:rFonts w:ascii="Times New Roman" w:hAnsi="Times New Roman" w:cs="Times New Roman"/>
          </w:rPr>
          <w:t xml:space="preserve">). </w:t>
        </w:r>
      </w:ins>
      <w:r w:rsidR="00EC1D55" w:rsidRPr="00D94D9E">
        <w:rPr>
          <w:rFonts w:ascii="Times New Roman" w:hAnsi="Times New Roman" w:cs="Times New Roman"/>
        </w:rPr>
        <w:t xml:space="preserve">All steroid concentrations were standardized for creatinine concentration to control for water content </w:t>
      </w:r>
      <w:r w:rsidR="00EC1D55" w:rsidRPr="00D94D9E">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{"citationID":"Q9ZhAEh6","properties":{"formattedCitation":"(Taussky &amp; Kurzmann, 1954)","plainCitation":"(Taussky &amp; Kurzmann, 1954)","noteIndex":0},"citationItems":[{"id":272,"uris":["http://zotero.org/users/local/Wu3kfUMj/items/J8PF8V3R"],"uri":["http://zotero.org/users/local/Wu3kfUMj/items/J8PF8V3R"],"itemData":{"id":272,"type":"article-journal","title":"A microcolorimetric determination of creatine in urine by the Jaffe reaction","container-title":"Journal of Biological Chemistry","page":"853-861","volume":"208","author":[{"family":"Taussky","given":"Hertha H."},{"family":"Kurzmann","given":"G."}],"issued":{"date-parts":[["1954"]]}}}],"schema":"https://github.com/citation-style-language/schema/raw/master/csl-citation.json"} </w:instrText>
      </w:r>
      <w:r w:rsidR="00EC1D55" w:rsidRPr="00D94D9E">
        <w:rPr>
          <w:rFonts w:ascii="Times New Roman" w:hAnsi="Times New Roman" w:cs="Times New Roman"/>
        </w:rPr>
        <w:fldChar w:fldCharType="separate"/>
      </w:r>
      <w:r w:rsidR="003A784D">
        <w:rPr>
          <w:rFonts w:ascii="Times New Roman" w:hAnsi="Times New Roman" w:cs="Times New Roman"/>
        </w:rPr>
        <w:t>(Taussky and Kurzmann</w:t>
      </w:r>
      <w:r w:rsidR="000A7542" w:rsidRPr="000A7542">
        <w:rPr>
          <w:rFonts w:ascii="Times New Roman" w:hAnsi="Times New Roman" w:cs="Times New Roman"/>
        </w:rPr>
        <w:t xml:space="preserve"> 1954)</w:t>
      </w:r>
      <w:r w:rsidR="00EC1D55" w:rsidRPr="00D94D9E">
        <w:rPr>
          <w:rFonts w:ascii="Times New Roman" w:hAnsi="Times New Roman" w:cs="Times New Roman"/>
        </w:rPr>
        <w:fldChar w:fldCharType="end"/>
      </w:r>
      <w:r w:rsidR="00EC1D55" w:rsidRPr="00D94D9E">
        <w:rPr>
          <w:rFonts w:ascii="Times New Roman" w:hAnsi="Times New Roman" w:cs="Times New Roman"/>
        </w:rPr>
        <w:t>, and overly dilute samples (Cr &lt; 0.05 mg/ml) were excluded due to the tendency for this to over-inflate steroid estimates.</w:t>
      </w:r>
      <w:ins w:id="62" w:author="Melissa Emery Thompson" w:date="2018-09-24T17:23:00Z">
        <w:r w:rsidR="000121CB">
          <w:rPr>
            <w:rFonts w:ascii="Times New Roman" w:hAnsi="Times New Roman" w:cs="Times New Roman"/>
          </w:rPr>
          <w:tab/>
        </w:r>
      </w:ins>
    </w:p>
    <w:p w14:paraId="7C55EB8B" w14:textId="4F5A3494" w:rsidR="00EC1D55" w:rsidRDefault="00EC1D55" w:rsidP="00A346FD">
      <w:pPr>
        <w:tabs>
          <w:tab w:val="left" w:pos="360"/>
        </w:tabs>
        <w:spacing w:line="480" w:lineRule="auto"/>
        <w:ind w:firstLine="720"/>
        <w:rPr>
          <w:rFonts w:ascii="Times New Roman" w:hAnsi="Times New Roman" w:cs="Times New Roman"/>
        </w:rPr>
      </w:pPr>
      <w:r w:rsidRPr="00D94D9E">
        <w:rPr>
          <w:rFonts w:ascii="Times New Roman" w:hAnsi="Times New Roman" w:cs="Times New Roman"/>
        </w:rPr>
        <w:t xml:space="preserve">To account for diurnal variation of cortisol secretion </w:t>
      </w:r>
      <w:r w:rsidRPr="00D94D9E">
        <w:rPr>
          <w:rFonts w:ascii="Times New Roman" w:hAnsi="Times New Roman" w:cs="Times New Roman"/>
        </w:rPr>
        <w:fldChar w:fldCharType="begin"/>
      </w:r>
      <w:r w:rsidR="003F381B">
        <w:rPr>
          <w:rFonts w:ascii="Times New Roman" w:hAnsi="Times New Roman" w:cs="Times New Roman"/>
        </w:rPr>
        <w:instrText xml:space="preserve"> ADDIN ZOTERO_ITEM CSL_CITATION {"citationID":"1VvaLttx","properties":{"formattedCitation":"(Stephanie Firos Anestis and Bribiescas 2004)","plainCitation":"(Stephanie Firos Anestis and Bribiescas 2004)","dontUpdate":true,"noteIndex":0},"citationItems":[{"id":510,"uris":["http://zotero.org/users/local/Wu3kfUMj/items/4A6QZ36A"],"uri":["http://zotero.org/users/local/Wu3kfUMj/items/4A6QZ36A"],"itemData":{"id":510,"type":"article-journal","title":"Rapid changes in chimpanzee (Pan troglodytes) urinary cortisol excretion","container-title":"Hormones and Behavior","page":"209-213","volume":"45","issue":"3","source":"ScienceDirect","abstract":"Behavioral endocrinologists are aware that many hormones exhibit a diurnal rhythm, and attempt to correct for this pattern by collecting physiological samples only during specified time windows of varying lengths. In studies utilizing urinary measures of hormone levels, this window often spans 2 h or longer. In this study, we compared chimpanzee urinary cortisol levels in sample pairs collected within 1 h of each other in an attempt to validate the use of a time window for sample collection. Chimpanzees were housed at the University of Louisiana New Iberia Research Center and trained to urinate into a paper cup on command; a total of 41 sample pairs were included in this analysis. We found that mean cortisol levels in the two sets of samples, collected within 1 h or less of each other, were significantly different; the mean cortisol level of the first set of samples was significantly higher than that of the second set. This hormone's diurnal pattern of secretion accounts for this significant decrease over a very short time period. We conclude that collection methodologies involving time windows of 1 h or longer need to take into account such rapid changes in levels of excreted hormone. We advocate the use of methodological and statistical corrections to decrease the impact of short-term fluctuations in urinary cortisol.","DOI":"10.1016/j.yhbeh.2003.09.015","ISSN":"0018-506X","journalAbbreviation":"Hormones and Behavior","author":[{"family":"Anestis","given":"Stephanie Firos"},{"family":"Bribiescas","given":"Richard G"}],"issued":{"date-parts":[["2004",3]]}}}],"schema":"https://github.com/citation-style-language/schema/raw/master/csl-citation.json"} </w:instrText>
      </w:r>
      <w:r w:rsidRPr="00D94D9E">
        <w:rPr>
          <w:rFonts w:ascii="Times New Roman" w:hAnsi="Times New Roman" w:cs="Times New Roman"/>
        </w:rPr>
        <w:fldChar w:fldCharType="separate"/>
      </w:r>
      <w:r w:rsidRPr="00D94D9E">
        <w:rPr>
          <w:rFonts w:ascii="Times New Roman" w:hAnsi="Times New Roman" w:cs="Times New Roman"/>
        </w:rPr>
        <w:t>(Anestis and Bribiescas 2004)</w:t>
      </w:r>
      <w:r w:rsidRPr="00D94D9E">
        <w:rPr>
          <w:rFonts w:ascii="Times New Roman" w:hAnsi="Times New Roman" w:cs="Times New Roman"/>
        </w:rPr>
        <w:fldChar w:fldCharType="end"/>
      </w:r>
      <w:r w:rsidRPr="00D94D9E">
        <w:rPr>
          <w:rFonts w:ascii="Times New Roman" w:hAnsi="Times New Roman" w:cs="Times New Roman"/>
        </w:rPr>
        <w:t xml:space="preserve">, with levels highest in the morning and lowest at night, </w:t>
      </w:r>
      <w:r w:rsidR="005A1242">
        <w:rPr>
          <w:rFonts w:ascii="Times New Roman" w:hAnsi="Times New Roman" w:cs="Times New Roman"/>
        </w:rPr>
        <w:t>we</w:t>
      </w:r>
      <w:r w:rsidRPr="00D94D9E">
        <w:rPr>
          <w:rFonts w:ascii="Times New Roman" w:hAnsi="Times New Roman" w:cs="Times New Roman"/>
        </w:rPr>
        <w:t xml:space="preserve"> only used </w:t>
      </w:r>
      <w:r w:rsidR="00A10A9A">
        <w:rPr>
          <w:rFonts w:ascii="Times New Roman" w:hAnsi="Times New Roman" w:cs="Times New Roman"/>
        </w:rPr>
        <w:t xml:space="preserve">first morning </w:t>
      </w:r>
      <w:r w:rsidRPr="00D94D9E">
        <w:rPr>
          <w:rFonts w:ascii="Times New Roman" w:hAnsi="Times New Roman" w:cs="Times New Roman"/>
        </w:rPr>
        <w:t>urine samples</w:t>
      </w:r>
      <w:r w:rsidR="00A10A9A">
        <w:rPr>
          <w:rFonts w:ascii="Times New Roman" w:hAnsi="Times New Roman" w:cs="Times New Roman"/>
        </w:rPr>
        <w:t xml:space="preserve">, </w:t>
      </w:r>
      <w:r w:rsidRPr="00D94D9E">
        <w:rPr>
          <w:rFonts w:ascii="Times New Roman" w:hAnsi="Times New Roman" w:cs="Times New Roman"/>
        </w:rPr>
        <w:t xml:space="preserve">collected when the orangutan first emerged from the night nest. Orangutan wake time can </w:t>
      </w:r>
      <w:r w:rsidRPr="00D94D9E">
        <w:rPr>
          <w:rFonts w:ascii="Times New Roman" w:hAnsi="Times New Roman" w:cs="Times New Roman"/>
        </w:rPr>
        <w:lastRenderedPageBreak/>
        <w:t xml:space="preserve">sometimes vary by many hours, so </w:t>
      </w:r>
      <w:r w:rsidR="0075233F">
        <w:rPr>
          <w:rFonts w:ascii="Times New Roman" w:hAnsi="Times New Roman" w:cs="Times New Roman"/>
        </w:rPr>
        <w:t>we</w:t>
      </w:r>
      <w:r>
        <w:rPr>
          <w:rFonts w:ascii="Times New Roman" w:hAnsi="Times New Roman" w:cs="Times New Roman"/>
        </w:rPr>
        <w:t xml:space="preserve"> </w:t>
      </w:r>
      <w:r w:rsidRPr="00D94D9E">
        <w:rPr>
          <w:rFonts w:ascii="Times New Roman" w:hAnsi="Times New Roman" w:cs="Times New Roman"/>
        </w:rPr>
        <w:t>also excluded any samples collected after 12:00, even if it appeared to be the first urination of the day. Cortisol outliers</w:t>
      </w:r>
      <w:r>
        <w:rPr>
          <w:rFonts w:ascii="Times New Roman" w:hAnsi="Times New Roman" w:cs="Times New Roman"/>
        </w:rPr>
        <w:t xml:space="preserve"> (defined as values that were more than two standard deviations above or below the average cortisol level)</w:t>
      </w:r>
      <w:r w:rsidRPr="00D94D9E">
        <w:rPr>
          <w:rFonts w:ascii="Times New Roman" w:hAnsi="Times New Roman" w:cs="Times New Roman"/>
        </w:rPr>
        <w:t xml:space="preserve"> were calculated for each age-sex class and excluded from analysis. Only samples collected the morning after full-day follows that were at least 360 minutes long were included in this analysis to ensure that </w:t>
      </w:r>
      <w:r>
        <w:rPr>
          <w:rFonts w:ascii="Times New Roman" w:hAnsi="Times New Roman" w:cs="Times New Roman"/>
        </w:rPr>
        <w:t>it was known</w:t>
      </w:r>
      <w:r w:rsidRPr="00D94D9E">
        <w:rPr>
          <w:rFonts w:ascii="Times New Roman" w:hAnsi="Times New Roman" w:cs="Times New Roman"/>
        </w:rPr>
        <w:t xml:space="preserve"> whether a social event had taken place the day prior. Urine samples from infants/juveniles and overtly sick or injured individuals were excluded from this dataset. A total of 738 samples were used for data analysis in the current study, with 80 samples from </w:t>
      </w:r>
      <w:r w:rsidR="003A784D">
        <w:rPr>
          <w:rFonts w:ascii="Times New Roman" w:hAnsi="Times New Roman" w:cs="Times New Roman"/>
        </w:rPr>
        <w:t>adolescent</w:t>
      </w:r>
      <w:r w:rsidRPr="00D94D9E">
        <w:rPr>
          <w:rFonts w:ascii="Times New Roman" w:hAnsi="Times New Roman" w:cs="Times New Roman"/>
        </w:rPr>
        <w:t xml:space="preserve"> females, 415 from </w:t>
      </w:r>
      <w:r w:rsidR="003A784D">
        <w:rPr>
          <w:rFonts w:ascii="Times New Roman" w:hAnsi="Times New Roman" w:cs="Times New Roman"/>
        </w:rPr>
        <w:t>adult</w:t>
      </w:r>
      <w:r w:rsidRPr="00D94D9E">
        <w:rPr>
          <w:rFonts w:ascii="Times New Roman" w:hAnsi="Times New Roman" w:cs="Times New Roman"/>
        </w:rPr>
        <w:t xml:space="preserve"> females, 226 from flanged males, and 18 from unflanged males.</w:t>
      </w:r>
    </w:p>
    <w:p w14:paraId="429E7389" w14:textId="77777777" w:rsidR="00A10A9A" w:rsidRPr="00D94D9E" w:rsidRDefault="00A10A9A" w:rsidP="00A346FD">
      <w:pPr>
        <w:tabs>
          <w:tab w:val="left" w:pos="360"/>
        </w:tabs>
        <w:spacing w:line="480" w:lineRule="auto"/>
        <w:ind w:firstLine="720"/>
        <w:rPr>
          <w:rFonts w:ascii="Times New Roman" w:hAnsi="Times New Roman" w:cs="Times New Roman"/>
        </w:rPr>
      </w:pPr>
    </w:p>
    <w:p w14:paraId="5C60087C" w14:textId="529FFC17" w:rsidR="00EC1D55" w:rsidRPr="00D94D9E" w:rsidRDefault="00EC1D55" w:rsidP="003D3216">
      <w:pPr>
        <w:autoSpaceDE w:val="0"/>
        <w:autoSpaceDN w:val="0"/>
        <w:adjustRightInd w:val="0"/>
        <w:spacing w:line="480" w:lineRule="auto"/>
        <w:rPr>
          <w:rFonts w:ascii="Times New Roman" w:hAnsi="Times New Roman" w:cs="Times New Roman"/>
          <w:bCs/>
          <w:i/>
        </w:rPr>
      </w:pPr>
      <w:r w:rsidRPr="00D94D9E">
        <w:rPr>
          <w:rFonts w:ascii="Times New Roman" w:hAnsi="Times New Roman" w:cs="Times New Roman"/>
          <w:bCs/>
          <w:i/>
        </w:rPr>
        <w:t>Caloric Intake</w:t>
      </w:r>
    </w:p>
    <w:p w14:paraId="6B32578F" w14:textId="5E96CE87" w:rsidR="00EC1D55" w:rsidRDefault="00EC1D55" w:rsidP="00A346FD">
      <w:pPr>
        <w:tabs>
          <w:tab w:val="left" w:pos="360"/>
        </w:tabs>
        <w:spacing w:line="480" w:lineRule="auto"/>
        <w:ind w:firstLine="720"/>
        <w:rPr>
          <w:rFonts w:ascii="Times New Roman" w:hAnsi="Times New Roman" w:cs="Times New Roman"/>
          <w:color w:val="000000"/>
          <w:shd w:val="clear" w:color="auto" w:fill="FFFFFF"/>
        </w:rPr>
      </w:pPr>
      <w:r>
        <w:rPr>
          <w:rFonts w:ascii="Times New Roman" w:hAnsi="Times New Roman" w:cs="Times New Roman"/>
        </w:rPr>
        <w:t>It has been suggested that o</w:t>
      </w:r>
      <w:r w:rsidRPr="00D94D9E">
        <w:rPr>
          <w:rFonts w:ascii="Times New Roman" w:hAnsi="Times New Roman" w:cs="Times New Roman"/>
        </w:rPr>
        <w:t>rangutans may congregate when they are least food stressed, but also may be forced to come together at a rare food source when conditions are poor</w:t>
      </w:r>
      <w:r>
        <w:rPr>
          <w:rFonts w:ascii="Times New Roman" w:hAnsi="Times New Roman" w:cs="Times New Roman"/>
        </w:rPr>
        <w:t xml:space="preserve"> (</w:t>
      </w:r>
      <w:proofErr w:type="spellStart"/>
      <w:r>
        <w:rPr>
          <w:rFonts w:ascii="Times New Roman" w:hAnsi="Times New Roman" w:cs="Times New Roman"/>
        </w:rPr>
        <w:t>Sugardjito</w:t>
      </w:r>
      <w:proofErr w:type="spellEnd"/>
      <w:r>
        <w:rPr>
          <w:rFonts w:ascii="Times New Roman" w:hAnsi="Times New Roman" w:cs="Times New Roman"/>
        </w:rPr>
        <w:t xml:space="preserve"> 1987). </w:t>
      </w:r>
      <w:r w:rsidRPr="00D94D9E">
        <w:rPr>
          <w:rFonts w:ascii="Times New Roman" w:hAnsi="Times New Roman" w:cs="Times New Roman"/>
        </w:rPr>
        <w:t xml:space="preserve">Cortisol </w:t>
      </w:r>
      <w:r>
        <w:rPr>
          <w:rFonts w:ascii="Times New Roman" w:hAnsi="Times New Roman" w:cs="Times New Roman"/>
        </w:rPr>
        <w:t>can be</w:t>
      </w:r>
      <w:r w:rsidRPr="00D94D9E">
        <w:rPr>
          <w:rFonts w:ascii="Times New Roman" w:hAnsi="Times New Roman" w:cs="Times New Roman"/>
        </w:rPr>
        <w:t xml:space="preserve"> elevated as a result of both psychosocial and physical/nutritional stress </w:t>
      </w:r>
      <w:r w:rsidRPr="00D94D9E">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{"citationID":"vPZ0PDm7","properties":{"formattedCitation":"(Whitten, Brockman, &amp; Stavisky, 1998)","plainCitation":"(Whitten, Brockman, &amp; Stavisky, 1998)","noteIndex":0},"citationItems":[{"id":258,"uris":["http://zotero.org/users/local/Wu3kfUMj/items/4IJ3N25H"],"uri":["http://zotero.org/users/local/Wu3kfUMj/items/4IJ3N25H"],"itemData":{"id":258,"type":"article-journal","title":"Recent advances in noninvasive techniques to monitor hormone-behavior interactions","container-title":"American Journal of Physical Anthropology","page":"1-23","volume":"107","issue":"S27","source":"Wiley Online Library","abstract":"This paper reviews recent advances in field endocrinology, a focus as well as a method in primatology and behavioral ecology that permits the examination of social behavior and life history through hormonal investigations in natural settings. Endocrine data complements the traditional behavioral data collected by field scientists by providing quantitative measures for the examination of adaptive tradeoffs, costs of social strategies, and reproductive and social significance of mating events. Further, investigations of the physiological mechanisms of reproductive constraint provide tests of the adaptive significance of reproductive skew in cooperative and competitive breeders. Hormone data also can provide insights into the costs of competition and aggression and the role of temperament in individual reproductive success and the evolution of social systems. New, noninvasive methods for the collection of this information have augmented and expanded field endocrinology through the use of techniques that do not require potentially confounding physical or physiological manipulations. Specifically, urine and fecal samples can be collected from free-ranging animals and contain gonadal and adrenal hormones that parallel profiles of serum hormones. Sampling, preservation, extraction, and assay methods for the analysis of excreted steroids are reviewed along with the species and questions to which these methods have been applied. Yrbk Phys Anthropol 41:1–23, 1998. © 1998 Wiley-Liss, Inc.","DOI":"10.1002/(SICI)1096-8644(1998)107:27+&lt;1::AID-AJPA2&gt;3.0.CO;2-H","ISSN":"1096-8644","journalAbbreviation":"Am. J. Phys. Anthropol.","language":"en","author":[{"family":"Whitten","given":"P. L."},{"family":"Brockman","given":"D. K."},{"family":"Stavisky","given":"R. C."}],"issued":{"date-parts":[["1998",1,1]]}}}],"schema":"https://github.com/citation-style-language/schema/raw/master/csl-citation.json"} </w:instrText>
      </w:r>
      <w:r w:rsidRPr="00D94D9E">
        <w:rPr>
          <w:rFonts w:ascii="Times New Roman" w:hAnsi="Times New Roman" w:cs="Times New Roman"/>
        </w:rPr>
        <w:fldChar w:fldCharType="separate"/>
      </w:r>
      <w:r w:rsidR="003A784D">
        <w:rPr>
          <w:rFonts w:ascii="Times New Roman" w:hAnsi="Times New Roman" w:cs="Times New Roman"/>
        </w:rPr>
        <w:t xml:space="preserve">(Whitten et al. </w:t>
      </w:r>
      <w:r w:rsidR="000A7542" w:rsidRPr="000A7542">
        <w:rPr>
          <w:rFonts w:ascii="Times New Roman" w:hAnsi="Times New Roman" w:cs="Times New Roman"/>
        </w:rPr>
        <w:t>1998)</w:t>
      </w:r>
      <w:r w:rsidRPr="00D94D9E">
        <w:rPr>
          <w:rFonts w:ascii="Times New Roman" w:hAnsi="Times New Roman" w:cs="Times New Roman"/>
        </w:rPr>
        <w:fldChar w:fldCharType="end"/>
      </w:r>
      <w:r w:rsidRPr="00D94D9E">
        <w:rPr>
          <w:rFonts w:ascii="Times New Roman" w:hAnsi="Times New Roman" w:cs="Times New Roman"/>
        </w:rPr>
        <w:t xml:space="preserve">, which can complicate our understanding of the causes of increased cortisol measures. Therefore, </w:t>
      </w:r>
      <w:r w:rsidR="005A1242">
        <w:rPr>
          <w:rFonts w:ascii="Times New Roman" w:hAnsi="Times New Roman" w:cs="Times New Roman"/>
        </w:rPr>
        <w:t>we</w:t>
      </w:r>
      <w:r w:rsidRPr="00D94D9E">
        <w:rPr>
          <w:rFonts w:ascii="Times New Roman" w:hAnsi="Times New Roman" w:cs="Times New Roman"/>
        </w:rPr>
        <w:t xml:space="preserve"> </w:t>
      </w:r>
      <w:r>
        <w:rPr>
          <w:rFonts w:ascii="Times New Roman" w:hAnsi="Times New Roman" w:cs="Times New Roman"/>
        </w:rPr>
        <w:t>controlled for</w:t>
      </w:r>
      <w:r w:rsidRPr="00D94D9E">
        <w:rPr>
          <w:rFonts w:ascii="Times New Roman" w:hAnsi="Times New Roman" w:cs="Times New Roman"/>
        </w:rPr>
        <w:t xml:space="preserve"> caloric intake </w:t>
      </w:r>
      <w:r>
        <w:rPr>
          <w:rFonts w:ascii="Times New Roman" w:hAnsi="Times New Roman" w:cs="Times New Roman"/>
        </w:rPr>
        <w:t xml:space="preserve">the day before a urine sample was collected </w:t>
      </w:r>
      <w:r w:rsidRPr="00D94D9E">
        <w:rPr>
          <w:rFonts w:ascii="Times New Roman" w:hAnsi="Times New Roman" w:cs="Times New Roman"/>
        </w:rPr>
        <w:t xml:space="preserve">as </w:t>
      </w:r>
      <w:r>
        <w:rPr>
          <w:rFonts w:ascii="Times New Roman" w:hAnsi="Times New Roman" w:cs="Times New Roman"/>
        </w:rPr>
        <w:t xml:space="preserve">a </w:t>
      </w:r>
      <w:r w:rsidRPr="00D94D9E">
        <w:rPr>
          <w:rFonts w:ascii="Times New Roman" w:hAnsi="Times New Roman" w:cs="Times New Roman"/>
        </w:rPr>
        <w:t>factor that may influence cortisol concentration in urine.</w:t>
      </w:r>
      <w:r>
        <w:rPr>
          <w:rFonts w:ascii="Times New Roman" w:hAnsi="Times New Roman" w:cs="Times New Roman"/>
        </w:rPr>
        <w:t xml:space="preserve"> </w:t>
      </w:r>
      <w:r>
        <w:rPr>
          <w:rFonts w:ascii="Times New Roman" w:hAnsi="Times New Roman" w:cs="Times New Roman"/>
          <w:color w:val="000000"/>
          <w:shd w:val="clear" w:color="auto" w:fill="FFFFFF"/>
        </w:rPr>
        <w:t>K</w:t>
      </w:r>
      <w:r w:rsidRPr="00D94D9E">
        <w:rPr>
          <w:rFonts w:ascii="Times New Roman" w:hAnsi="Times New Roman" w:cs="Times New Roman"/>
          <w:color w:val="000000"/>
          <w:shd w:val="clear" w:color="auto" w:fill="FFFFFF"/>
        </w:rPr>
        <w:t xml:space="preserve">ilocalories consumed per day </w:t>
      </w:r>
      <w:r w:rsidR="00A10A9A">
        <w:rPr>
          <w:rFonts w:ascii="Times New Roman" w:hAnsi="Times New Roman" w:cs="Times New Roman"/>
          <w:color w:val="000000"/>
          <w:shd w:val="clear" w:color="auto" w:fill="FFFFFF"/>
        </w:rPr>
        <w:t xml:space="preserve">were </w:t>
      </w:r>
      <w:r>
        <w:rPr>
          <w:rFonts w:ascii="Times New Roman" w:hAnsi="Times New Roman" w:cs="Times New Roman"/>
          <w:color w:val="000000"/>
          <w:shd w:val="clear" w:color="auto" w:fill="FFFFFF"/>
        </w:rPr>
        <w:t xml:space="preserve">estimated </w:t>
      </w:r>
      <w:r w:rsidRPr="00D94D9E">
        <w:rPr>
          <w:rFonts w:ascii="Times New Roman" w:hAnsi="Times New Roman" w:cs="Times New Roman"/>
          <w:color w:val="000000"/>
          <w:shd w:val="clear" w:color="auto" w:fill="FFFFFF"/>
        </w:rPr>
        <w:t xml:space="preserve">via standard methods (Knott 1998; Harrison </w:t>
      </w:r>
      <w:r w:rsidRPr="009350C3">
        <w:rPr>
          <w:rFonts w:ascii="Times New Roman" w:hAnsi="Times New Roman" w:cs="Times New Roman"/>
          <w:i/>
          <w:color w:val="000000"/>
          <w:shd w:val="clear" w:color="auto" w:fill="FFFFFF"/>
        </w:rPr>
        <w:t xml:space="preserve">et al. </w:t>
      </w:r>
      <w:r w:rsidRPr="00D94D9E">
        <w:rPr>
          <w:rFonts w:ascii="Times New Roman" w:hAnsi="Times New Roman" w:cs="Times New Roman"/>
          <w:color w:val="000000"/>
          <w:shd w:val="clear" w:color="auto" w:fill="FFFFFF"/>
        </w:rPr>
        <w:t xml:space="preserve">2010). </w:t>
      </w:r>
    </w:p>
    <w:p w14:paraId="3C78B1BD" w14:textId="77777777" w:rsidR="00A10A9A" w:rsidRPr="00AB3AAB" w:rsidRDefault="00A10A9A" w:rsidP="00A346FD">
      <w:pPr>
        <w:tabs>
          <w:tab w:val="left" w:pos="360"/>
        </w:tabs>
        <w:spacing w:line="480" w:lineRule="auto"/>
        <w:ind w:firstLine="720"/>
        <w:rPr>
          <w:rFonts w:ascii="Times New Roman" w:hAnsi="Times New Roman" w:cs="Times New Roman"/>
        </w:rPr>
      </w:pPr>
    </w:p>
    <w:p w14:paraId="0555F2FA" w14:textId="67C81A6B" w:rsidR="00EC1D55" w:rsidRDefault="00A10A9A" w:rsidP="003D3216">
      <w:pPr>
        <w:spacing w:line="480" w:lineRule="auto"/>
        <w:rPr>
          <w:rFonts w:ascii="Times New Roman" w:hAnsi="Times New Roman" w:cs="Times New Roman"/>
          <w:b/>
          <w:bCs/>
          <w:color w:val="000000"/>
          <w:shd w:val="clear" w:color="auto" w:fill="FFFFFF"/>
        </w:rPr>
      </w:pPr>
      <w:r w:rsidRPr="00D94D9E">
        <w:rPr>
          <w:rFonts w:ascii="Times New Roman" w:hAnsi="Times New Roman" w:cs="Times New Roman"/>
          <w:bCs/>
          <w:i/>
          <w:color w:val="000000"/>
          <w:shd w:val="clear" w:color="auto" w:fill="FFFFFF"/>
        </w:rPr>
        <w:t>Cortisol</w:t>
      </w:r>
      <w:r>
        <w:rPr>
          <w:rFonts w:ascii="Times New Roman" w:hAnsi="Times New Roman" w:cs="Times New Roman"/>
          <w:bCs/>
          <w:i/>
          <w:color w:val="000000"/>
          <w:shd w:val="clear" w:color="auto" w:fill="FFFFFF"/>
        </w:rPr>
        <w:t xml:space="preserve"> </w:t>
      </w:r>
      <w:r w:rsidR="00EC1D55" w:rsidRPr="00D94D9E">
        <w:rPr>
          <w:rFonts w:ascii="Times New Roman" w:hAnsi="Times New Roman" w:cs="Times New Roman"/>
          <w:bCs/>
          <w:i/>
          <w:color w:val="000000"/>
          <w:shd w:val="clear" w:color="auto" w:fill="FFFFFF"/>
        </w:rPr>
        <w:t>Analysis</w:t>
      </w:r>
    </w:p>
    <w:p w14:paraId="25308F3C" w14:textId="09C8F27D" w:rsidR="00EC1D55" w:rsidRDefault="00EC1D55" w:rsidP="00A346FD">
      <w:pPr>
        <w:spacing w:line="480" w:lineRule="auto"/>
        <w:ind w:firstLine="72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General</w:t>
      </w:r>
      <w:r w:rsidRPr="00D94D9E">
        <w:rPr>
          <w:rFonts w:ascii="Times New Roman" w:hAnsi="Times New Roman" w:cs="Times New Roman"/>
          <w:color w:val="000000"/>
          <w:shd w:val="clear" w:color="auto" w:fill="FFFFFF"/>
        </w:rPr>
        <w:t xml:space="preserve"> linear mixed models </w:t>
      </w:r>
      <w:ins w:id="63" w:author="Melissa Emery Thompson" w:date="2018-09-24T17:37:00Z">
        <w:r w:rsidR="00F22CBE">
          <w:rPr>
            <w:rFonts w:ascii="Times New Roman" w:hAnsi="Times New Roman" w:cs="Times New Roman"/>
            <w:color w:val="000000"/>
            <w:shd w:val="clear" w:color="auto" w:fill="FFFFFF"/>
          </w:rPr>
          <w:t xml:space="preserve">(GLMM) </w:t>
        </w:r>
      </w:ins>
      <w:r w:rsidR="00D51DB3">
        <w:rPr>
          <w:rFonts w:ascii="Times New Roman" w:hAnsi="Times New Roman" w:cs="Times New Roman"/>
          <w:color w:val="000000"/>
          <w:shd w:val="clear" w:color="auto" w:fill="FFFFFF"/>
        </w:rPr>
        <w:t xml:space="preserve">in SPSS </w:t>
      </w:r>
      <w:r w:rsidRPr="00D94D9E">
        <w:rPr>
          <w:rFonts w:ascii="Times New Roman" w:hAnsi="Times New Roman" w:cs="Times New Roman"/>
          <w:color w:val="000000"/>
          <w:shd w:val="clear" w:color="auto" w:fill="FFFFFF"/>
        </w:rPr>
        <w:t>were used to predict cortisol</w:t>
      </w:r>
      <w:r w:rsidR="005A1242">
        <w:rPr>
          <w:rFonts w:ascii="Times New Roman" w:hAnsi="Times New Roman" w:cs="Times New Roman"/>
          <w:color w:val="000000"/>
          <w:shd w:val="clear" w:color="auto" w:fill="FFFFFF"/>
        </w:rPr>
        <w:t xml:space="preserve"> levels</w:t>
      </w:r>
      <w:ins w:id="64" w:author="Melissa Emery Thompson" w:date="2018-09-24T17:36:00Z">
        <w:r w:rsidR="00F22CBE">
          <w:rPr>
            <w:rFonts w:ascii="Times New Roman" w:hAnsi="Times New Roman" w:cs="Times New Roman"/>
            <w:color w:val="000000"/>
            <w:shd w:val="clear" w:color="auto" w:fill="FFFFFF"/>
          </w:rPr>
          <w:t>, using each sample, and its corresponding follow from the previous day, as the unit of analysis</w:t>
        </w:r>
      </w:ins>
      <w:r w:rsidRPr="00D94D9E">
        <w:rPr>
          <w:rFonts w:ascii="Times New Roman" w:hAnsi="Times New Roman" w:cs="Times New Roman"/>
          <w:color w:val="000000"/>
          <w:shd w:val="clear" w:color="auto" w:fill="FFFFFF"/>
        </w:rPr>
        <w:t xml:space="preserve">. Cortisol </w:t>
      </w:r>
      <w:r w:rsidRPr="00D94D9E">
        <w:rPr>
          <w:rFonts w:ascii="Times New Roman" w:hAnsi="Times New Roman" w:cs="Times New Roman"/>
          <w:color w:val="000000"/>
          <w:shd w:val="clear" w:color="auto" w:fill="FFFFFF"/>
        </w:rPr>
        <w:lastRenderedPageBreak/>
        <w:t xml:space="preserve">values were </w:t>
      </w:r>
      <w:r w:rsidR="00A10A9A" w:rsidRPr="00D94D9E">
        <w:rPr>
          <w:rFonts w:ascii="Times New Roman" w:hAnsi="Times New Roman" w:cs="Times New Roman"/>
          <w:color w:val="000000"/>
          <w:shd w:val="clear" w:color="auto" w:fill="FFFFFF"/>
        </w:rPr>
        <w:t xml:space="preserve">square root </w:t>
      </w:r>
      <w:r w:rsidRPr="00D94D9E">
        <w:rPr>
          <w:rFonts w:ascii="Times New Roman" w:hAnsi="Times New Roman" w:cs="Times New Roman"/>
          <w:color w:val="000000"/>
          <w:shd w:val="clear" w:color="auto" w:fill="FFFFFF"/>
        </w:rPr>
        <w:t xml:space="preserve">transformed in order to approach normality and meet the assumptions of the GLMM. Different models were fitted using the factors focal age-sex class, social state (social or </w:t>
      </w:r>
      <w:commentRangeStart w:id="65"/>
      <w:r w:rsidRPr="00D94D9E">
        <w:rPr>
          <w:rFonts w:ascii="Times New Roman" w:hAnsi="Times New Roman" w:cs="Times New Roman"/>
          <w:color w:val="000000"/>
          <w:shd w:val="clear" w:color="auto" w:fill="FFFFFF"/>
        </w:rPr>
        <w:t>solitary</w:t>
      </w:r>
      <w:commentRangeEnd w:id="65"/>
      <w:r w:rsidR="00130008">
        <w:rPr>
          <w:rStyle w:val="CommentReference"/>
          <w:rFonts w:eastAsiaTheme="minorHAnsi"/>
        </w:rPr>
        <w:commentReference w:id="65"/>
      </w:r>
      <w:r w:rsidRPr="00D94D9E">
        <w:rPr>
          <w:rFonts w:ascii="Times New Roman" w:hAnsi="Times New Roman" w:cs="Times New Roman"/>
          <w:color w:val="000000"/>
          <w:shd w:val="clear" w:color="auto" w:fill="FFFFFF"/>
        </w:rPr>
        <w:t xml:space="preserve">), and kilocalories consumed. Kilocalories consumed the day before urine collection was used as a predictor because </w:t>
      </w:r>
      <w:r w:rsidR="005A1242">
        <w:rPr>
          <w:rFonts w:ascii="Times New Roman" w:hAnsi="Times New Roman" w:cs="Times New Roman"/>
          <w:color w:val="000000"/>
          <w:shd w:val="clear" w:color="auto" w:fill="FFFFFF"/>
        </w:rPr>
        <w:t>it is</w:t>
      </w:r>
      <w:r>
        <w:rPr>
          <w:rFonts w:ascii="Times New Roman" w:hAnsi="Times New Roman" w:cs="Times New Roman"/>
          <w:color w:val="000000"/>
          <w:shd w:val="clear" w:color="auto" w:fill="FFFFFF"/>
        </w:rPr>
        <w:t xml:space="preserve"> </w:t>
      </w:r>
      <w:r w:rsidRPr="00D94D9E">
        <w:rPr>
          <w:rFonts w:ascii="Times New Roman" w:hAnsi="Times New Roman" w:cs="Times New Roman"/>
          <w:color w:val="000000"/>
          <w:shd w:val="clear" w:color="auto" w:fill="FFFFFF"/>
        </w:rPr>
        <w:t>expect</w:t>
      </w:r>
      <w:r w:rsidR="005A1242">
        <w:rPr>
          <w:rFonts w:ascii="Times New Roman" w:hAnsi="Times New Roman" w:cs="Times New Roman"/>
          <w:color w:val="000000"/>
          <w:shd w:val="clear" w:color="auto" w:fill="FFFFFF"/>
        </w:rPr>
        <w:t>ed that</w:t>
      </w:r>
      <w:r w:rsidRPr="00D94D9E">
        <w:rPr>
          <w:rFonts w:ascii="Times New Roman" w:hAnsi="Times New Roman" w:cs="Times New Roman"/>
          <w:color w:val="000000"/>
          <w:shd w:val="clear" w:color="auto" w:fill="FFFFFF"/>
        </w:rPr>
        <w:t xml:space="preserve"> nutritional status influence</w:t>
      </w:r>
      <w:r w:rsidR="00A10A9A">
        <w:rPr>
          <w:rFonts w:ascii="Times New Roman" w:hAnsi="Times New Roman" w:cs="Times New Roman"/>
          <w:color w:val="000000"/>
          <w:shd w:val="clear" w:color="auto" w:fill="FFFFFF"/>
        </w:rPr>
        <w:t>s</w:t>
      </w:r>
      <w:r w:rsidRPr="00D94D9E">
        <w:rPr>
          <w:rFonts w:ascii="Times New Roman" w:hAnsi="Times New Roman" w:cs="Times New Roman"/>
          <w:color w:val="000000"/>
          <w:shd w:val="clear" w:color="auto" w:fill="FFFFFF"/>
        </w:rPr>
        <w:t xml:space="preserve"> cortisol levels </w:t>
      </w:r>
      <w:r w:rsidRPr="00D94D9E">
        <w:rPr>
          <w:rFonts w:ascii="Times New Roman" w:hAnsi="Times New Roman" w:cs="Times New Roman"/>
          <w:color w:val="000000"/>
          <w:shd w:val="clear" w:color="auto" w:fill="FFFFFF"/>
        </w:rPr>
        <w:fldChar w:fldCharType="begin"/>
      </w:r>
      <w:r w:rsidR="000A7542">
        <w:rPr>
          <w:rFonts w:ascii="Times New Roman" w:hAnsi="Times New Roman" w:cs="Times New Roman"/>
          <w:color w:val="000000"/>
          <w:shd w:val="clear" w:color="auto" w:fill="FFFFFF"/>
        </w:rPr>
        <w:instrText xml:space="preserve"> ADDIN ZOTERO_ITEM CSL_CITATION {"citationID":"S2U5YibS","properties":{"formattedCitation":"(Emery Thompson, 2017; Emery Thompson et al., 2010; Whitten et al., 1998)","plainCitation":"(Emery Thompson, 2017; Emery Thompson et al., 2010; Whitten et al., 1998)","noteIndex":0},"citationItems":[{"id":261,"uris":["http://zotero.org/users/local/Wu3kfUMj/items/IZFRRJ3V"],"uri":["http://zotero.org/users/local/Wu3kfUMj/items/IZFRRJ3V"],"itemData":{"id":261,"type":"article-journal","title":"Dynamics of social and energetic stress in wild female chimpanzees","container-title":"Hormones and Behavior","page":"440-449","volume":"58","issue":"3","source":"ScienceDirect","abstract":"Stress hormone measurements can reinforce and refine hypotheses about the costs of particular contexts or behaviors in wild animals. For social species, this is complicated because potential stressors may come from the physical environment, social environment, or some combination of both, while the stress response itself is generalized. Here, we present a multivariate examination of urinary cortisol dynamics over 6 years in the lives of wild female chimpanzees in the Kanyawara community of Kibale National Park, Uganda. We hypothesized that chimpanzee socioecology provides strong indications of both energetic and social stress to females, but that the salience of these stressors might vary over a female's life history in accordance with their changing reproductive costs and social interactions. Using linear mixed models, we found that urinary cortisol levels increased significantly with age but were also elevated in young immigrants to the community. Across reproductive states, cycling, non-estrous females had relatively low cortisol compared to lactating, estrous, or pregnant females. Aggression from males led to higher cortisol levels among estrous females, frequent targets of aggressive sexual coercion. In contrast, energetic stress was most salient to lactating females, who experienced higher cortisol during months of low fruit consumption. Low dominance rank was associated with increased cortisol, particularly during the energetically demanding period of lactation. The effects of female conflict were felt widely, even among those who were the primary aggressors, providing further evidence that long-term resource competition, while apparently muted, exerts a far-reaching impact on the lives of chimpanzee females.","DOI":"10.1016/j.yhbeh.2010.05.009","ISSN":"0018-506X","journalAbbreviation":"Hormones and Behavior","author":[{"family":"Emery Thompson","given":"Melissa"},{"family":"Muller","given":"Martin N."},{"family":"Kahlenberg","given":"Sonya M."},{"family":"Wrangham","given":"Richard W."}],"issued":{"date-parts":[["2010",8]]}}},{"id":811,"uris":["http://zotero.org/users/local/Wu3kfUMj/items/FC5PR92T"],"uri":["http://zotero.org/users/local/Wu3kfUMj/items/FC5PR92T"],"itemData":{"id":811,"type":"article-journal","title":"Energetics of feeding, social behavior, and life history in non-human primates","container-title":"Hormones and Behavior","collection-title":"Field endocrinology of nonhuman primates and humans","page":"84-96","volume":"91","source":"ScienceDirect","abstract":"Energy is a variable of key importance to a wide range of research in primate behavioral ecology, life history, and conservation. However, obtaining detailed data on variation in energetic condition, and its biological consequences, has been a considerable challenge. In the past 20years, tremendous strides have been made towards non-invasive methods for monitoring the physiology of animals in their natural environment. These methods provide detailed, individualized data about energetic condition, as well as energy allocations to growth, reproduction, and somatic health. In doing so, they add much-needed resolution by which to move beyond correlative studies to research programs that can discriminate causes from effects and disaggregate multiple correlated features of the social and physical environment. In this review, I describe the conceptual and methodological approaches for studying primate energetics. I then discuss the core questions about primate feeding ecology, social behavior, and life history that can benefit from physiological studies, highlighting the ways in which recent research has done so. Among these are studies that test, and often refute, common assumptions about how feeding ecology shapes primate biology, and those that reveal proximate associations between energetics and reproductive strategies.","DOI":"10.1016/j.yhbeh.2016.08.009","ISSN":"0018-506X","journalAbbreviation":"Hormones and Behavior","author":[{"family":"Emery Thompson","given":"Melissa"}],"issued":{"date-parts":[["2017",5,1]]}}},{"id":258,"uris":["http://zotero.org/users/local/Wu3kfUMj/items/4IJ3N25H"],"uri":["http://zotero.org/users/local/Wu3kfUMj/items/4IJ3N25H"],"itemData":{"id":258,"type":"article-journal","title":"Recent advances in noninvasive techniques to monitor hormone-behavior interactions","container-title":"American Journal of Physical Anthropology","page":"1-23","volume":"107","issue":"S27","source":"Wiley Online Library","abstract":"This paper reviews recent advances in field endocrinology, a focus as well as a method in primatology and behavioral ecology that permits the examination of social behavior and life history through hormonal investigations in natural settings. Endocrine data complements the traditional behavioral data collected by field scientists by providing quantitative measures for the examination of adaptive tradeoffs, costs of social strategies, and reproductive and social significance of mating events. Further, investigations of the physiological mechanisms of reproductive constraint provide tests of the adaptive significance of reproductive skew in cooperative and competitive breeders. Hormone data also can provide insights into the costs of competition and aggression and the role of temperament in individual reproductive success and the evolution of social systems. New, noninvasive methods for the collection of this information have augmented and expanded field endocrinology through the use of techniques that do not require potentially confounding physical or physiological manipulations. Specifically, urine and fecal samples can be collected from free-ranging animals and contain gonadal and adrenal hormones that parallel profiles of serum hormones. Sampling, preservation, extraction, and assay methods for the analysis of excreted steroids are reviewed along with the species and questions to which these methods have been applied. Yrbk Phys Anthropol 41:1–23, 1998. © 1998 Wiley-Liss, Inc.","DOI":"10.1002/(SICI)1096-8644(1998)107:27+&lt;1::AID-AJPA2&gt;3.0.CO;2-H","ISSN":"1096-8644","journalAbbreviation":"Am. J. Phys. Anthropol.","language":"en","author":[{"family":"Whitten","given":"P. L."},{"family":"Brockman","given":"D. K."},{"family":"Stavisky","given":"R. C."}],"issued":{"date-parts":[["1998",1,1]]}}}],"schema":"https://github.com/citation-style-language/schema/raw/master/csl-citation.json"} </w:instrText>
      </w:r>
      <w:r w:rsidRPr="00D94D9E">
        <w:rPr>
          <w:rFonts w:ascii="Times New Roman" w:hAnsi="Times New Roman" w:cs="Times New Roman"/>
          <w:color w:val="000000"/>
          <w:shd w:val="clear" w:color="auto" w:fill="FFFFFF"/>
        </w:rPr>
        <w:fldChar w:fldCharType="separate"/>
      </w:r>
      <w:r w:rsidR="003A784D">
        <w:rPr>
          <w:rFonts w:ascii="Times New Roman" w:hAnsi="Times New Roman" w:cs="Times New Roman"/>
        </w:rPr>
        <w:t>(Emery Thompson 2017; Emery Thompson et al. 2010; Whitten et al.</w:t>
      </w:r>
      <w:r w:rsidR="000A7542" w:rsidRPr="000A7542">
        <w:rPr>
          <w:rFonts w:ascii="Times New Roman" w:hAnsi="Times New Roman" w:cs="Times New Roman"/>
        </w:rPr>
        <w:t xml:space="preserve"> 1998)</w:t>
      </w:r>
      <w:r w:rsidRPr="00D94D9E">
        <w:rPr>
          <w:rFonts w:ascii="Times New Roman" w:hAnsi="Times New Roman" w:cs="Times New Roman"/>
          <w:color w:val="000000"/>
          <w:shd w:val="clear" w:color="auto" w:fill="FFFFFF"/>
        </w:rPr>
        <w:fldChar w:fldCharType="end"/>
      </w:r>
      <w:r w:rsidRPr="00D94D9E">
        <w:rPr>
          <w:rFonts w:ascii="Times New Roman" w:hAnsi="Times New Roman" w:cs="Times New Roman"/>
          <w:color w:val="000000"/>
          <w:shd w:val="clear" w:color="auto" w:fill="FFFFFF"/>
        </w:rPr>
        <w:t xml:space="preserve">. The presence or absence of social partners of each age-sex class were not included as predictors in these models because there was insufficient data within each of those conditions. Models were run using each of the factors separately </w:t>
      </w:r>
      <w:r>
        <w:rPr>
          <w:rFonts w:ascii="Times New Roman" w:hAnsi="Times New Roman" w:cs="Times New Roman"/>
          <w:color w:val="000000"/>
          <w:shd w:val="clear" w:color="auto" w:fill="FFFFFF"/>
        </w:rPr>
        <w:t>and</w:t>
      </w:r>
      <w:r w:rsidRPr="00D94D9E">
        <w:rPr>
          <w:rFonts w:ascii="Times New Roman" w:hAnsi="Times New Roman" w:cs="Times New Roman"/>
          <w:color w:val="000000"/>
          <w:shd w:val="clear" w:color="auto" w:fill="FFFFFF"/>
        </w:rPr>
        <w:t xml:space="preserve"> in all possible combinations, with and without interaction effects.  Focal ID was used as a random factor in each model. Akaike’s Information Criterion was used to determine the model of best fit. </w:t>
      </w:r>
    </w:p>
    <w:p w14:paraId="1130742B" w14:textId="77777777" w:rsidR="00A10A9A" w:rsidRPr="00D94D9E" w:rsidRDefault="00A10A9A" w:rsidP="00A346FD">
      <w:pPr>
        <w:spacing w:line="480" w:lineRule="auto"/>
        <w:ind w:firstLine="720"/>
        <w:rPr>
          <w:rFonts w:ascii="Times New Roman" w:hAnsi="Times New Roman" w:cs="Times New Roman"/>
          <w:color w:val="000000"/>
          <w:shd w:val="clear" w:color="auto" w:fill="FFFFFF"/>
        </w:rPr>
      </w:pPr>
    </w:p>
    <w:p w14:paraId="6CA08D2C" w14:textId="44171ED2" w:rsidR="00EC1D55" w:rsidRPr="00D94D9E" w:rsidRDefault="00EC1D55" w:rsidP="003D3216">
      <w:pPr>
        <w:spacing w:line="480" w:lineRule="auto"/>
        <w:ind w:left="-720" w:firstLine="720"/>
        <w:rPr>
          <w:rFonts w:ascii="Times New Roman" w:hAnsi="Times New Roman" w:cs="Times New Roman"/>
          <w:bCs/>
          <w:i/>
          <w:color w:val="000000"/>
          <w:shd w:val="clear" w:color="auto" w:fill="FFFFFF"/>
        </w:rPr>
      </w:pPr>
      <w:r w:rsidRPr="00D94D9E">
        <w:rPr>
          <w:rFonts w:ascii="Times New Roman" w:hAnsi="Times New Roman" w:cs="Times New Roman"/>
          <w:bCs/>
          <w:i/>
          <w:color w:val="000000"/>
          <w:shd w:val="clear" w:color="auto" w:fill="FFFFFF"/>
        </w:rPr>
        <w:t>Self-directed behavior</w:t>
      </w:r>
    </w:p>
    <w:p w14:paraId="6654B23D" w14:textId="6471869E" w:rsidR="00EC1D55" w:rsidRPr="00D94D9E" w:rsidRDefault="00EC1D55" w:rsidP="00A346FD">
      <w:pPr>
        <w:spacing w:line="480" w:lineRule="auto"/>
        <w:ind w:firstLine="720"/>
        <w:rPr>
          <w:rFonts w:ascii="Times New Roman" w:hAnsi="Times New Roman" w:cs="Times New Roman"/>
          <w:color w:val="000000"/>
          <w:shd w:val="clear" w:color="auto" w:fill="FFFFFF"/>
        </w:rPr>
      </w:pPr>
      <w:del w:id="66" w:author="Melissa Emery Thompson" w:date="2018-09-24T17:37:00Z">
        <w:r w:rsidRPr="00D94D9E" w:rsidDel="0013291B">
          <w:rPr>
            <w:rFonts w:ascii="Times New Roman" w:hAnsi="Times New Roman" w:cs="Times New Roman"/>
            <w:bCs/>
            <w:color w:val="000000"/>
            <w:shd w:val="clear" w:color="auto" w:fill="FFFFFF"/>
          </w:rPr>
          <w:delText>In order to determine wh</w:delText>
        </w:r>
      </w:del>
      <w:del w:id="67" w:author="Melissa Emery Thompson" w:date="2018-09-24T17:35:00Z">
        <w:r w:rsidRPr="00D94D9E" w:rsidDel="00130008">
          <w:rPr>
            <w:rFonts w:ascii="Times New Roman" w:hAnsi="Times New Roman" w:cs="Times New Roman"/>
            <w:bCs/>
            <w:color w:val="000000"/>
            <w:shd w:val="clear" w:color="auto" w:fill="FFFFFF"/>
          </w:rPr>
          <w:delText>at</w:delText>
        </w:r>
      </w:del>
      <w:del w:id="68" w:author="Melissa Emery Thompson" w:date="2018-09-24T17:37:00Z">
        <w:r w:rsidRPr="00D94D9E" w:rsidDel="0013291B">
          <w:rPr>
            <w:rFonts w:ascii="Times New Roman" w:hAnsi="Times New Roman" w:cs="Times New Roman"/>
            <w:bCs/>
            <w:color w:val="000000"/>
            <w:shd w:val="clear" w:color="auto" w:fill="FFFFFF"/>
          </w:rPr>
          <w:delText xml:space="preserve"> factors influence rate o</w:delText>
        </w:r>
        <w:r w:rsidDel="0013291B">
          <w:rPr>
            <w:rFonts w:ascii="Times New Roman" w:hAnsi="Times New Roman" w:cs="Times New Roman"/>
            <w:bCs/>
            <w:color w:val="000000"/>
            <w:shd w:val="clear" w:color="auto" w:fill="FFFFFF"/>
          </w:rPr>
          <w:delText xml:space="preserve">f SDB, </w:delText>
        </w:r>
        <w:r w:rsidRPr="00D94D9E" w:rsidDel="0013291B">
          <w:rPr>
            <w:rFonts w:ascii="Times New Roman" w:hAnsi="Times New Roman" w:cs="Times New Roman"/>
            <w:bCs/>
            <w:color w:val="000000"/>
            <w:shd w:val="clear" w:color="auto" w:fill="FFFFFF"/>
          </w:rPr>
          <w:delText>generalized linear mixed models (</w:delText>
        </w:r>
      </w:del>
      <w:r w:rsidRPr="00D94D9E">
        <w:rPr>
          <w:rFonts w:ascii="Times New Roman" w:hAnsi="Times New Roman" w:cs="Times New Roman"/>
          <w:bCs/>
          <w:color w:val="000000"/>
          <w:shd w:val="clear" w:color="auto" w:fill="FFFFFF"/>
        </w:rPr>
        <w:t>GLMMs</w:t>
      </w:r>
      <w:del w:id="69" w:author="Melissa Emery Thompson" w:date="2018-09-24T17:37:00Z">
        <w:r w:rsidRPr="00D94D9E" w:rsidDel="0013291B">
          <w:rPr>
            <w:rFonts w:ascii="Times New Roman" w:hAnsi="Times New Roman" w:cs="Times New Roman"/>
            <w:bCs/>
            <w:color w:val="000000"/>
            <w:shd w:val="clear" w:color="auto" w:fill="FFFFFF"/>
          </w:rPr>
          <w:delText>)</w:delText>
        </w:r>
      </w:del>
      <w:r w:rsidRPr="00D94D9E">
        <w:rPr>
          <w:rFonts w:ascii="Times New Roman" w:hAnsi="Times New Roman" w:cs="Times New Roman"/>
          <w:bCs/>
          <w:color w:val="000000"/>
          <w:shd w:val="clear" w:color="auto" w:fill="FFFFFF"/>
        </w:rPr>
        <w:t xml:space="preserve"> </w:t>
      </w:r>
      <w:r w:rsidR="00D51DB3">
        <w:rPr>
          <w:rFonts w:ascii="Times New Roman" w:hAnsi="Times New Roman" w:cs="Times New Roman"/>
          <w:bCs/>
          <w:color w:val="000000"/>
          <w:shd w:val="clear" w:color="auto" w:fill="FFFFFF"/>
        </w:rPr>
        <w:t xml:space="preserve">in SPSS </w:t>
      </w:r>
      <w:r>
        <w:rPr>
          <w:rFonts w:ascii="Times New Roman" w:hAnsi="Times New Roman" w:cs="Times New Roman"/>
          <w:bCs/>
          <w:color w:val="000000"/>
          <w:shd w:val="clear" w:color="auto" w:fill="FFFFFF"/>
        </w:rPr>
        <w:t xml:space="preserve">were used </w:t>
      </w:r>
      <w:r w:rsidRPr="00D94D9E">
        <w:rPr>
          <w:rFonts w:ascii="Times New Roman" w:hAnsi="Times New Roman" w:cs="Times New Roman"/>
          <w:bCs/>
          <w:color w:val="000000"/>
          <w:shd w:val="clear" w:color="auto" w:fill="FFFFFF"/>
        </w:rPr>
        <w:t>to predict SDB rate</w:t>
      </w:r>
      <w:ins w:id="70" w:author="Melissa Emery Thompson" w:date="2018-09-24T17:37:00Z">
        <w:r w:rsidR="001E4164">
          <w:rPr>
            <w:rFonts w:ascii="Times New Roman" w:hAnsi="Times New Roman" w:cs="Times New Roman"/>
            <w:bCs/>
            <w:color w:val="000000"/>
            <w:shd w:val="clear" w:color="auto" w:fill="FFFFFF"/>
          </w:rPr>
          <w:t>, using each 10-minute SDB follow as the unit of analysis</w:t>
        </w:r>
      </w:ins>
      <w:r w:rsidRPr="00D94D9E">
        <w:rPr>
          <w:rFonts w:ascii="Times New Roman" w:hAnsi="Times New Roman" w:cs="Times New Roman"/>
          <w:bCs/>
          <w:color w:val="000000"/>
          <w:shd w:val="clear" w:color="auto" w:fill="FFFFFF"/>
        </w:rPr>
        <w:t xml:space="preserve">. </w:t>
      </w:r>
      <w:r w:rsidRPr="00D94D9E">
        <w:rPr>
          <w:rFonts w:ascii="Times New Roman" w:hAnsi="Times New Roman" w:cs="Times New Roman"/>
          <w:color w:val="000000"/>
          <w:shd w:val="clear" w:color="auto" w:fill="FFFFFF"/>
        </w:rPr>
        <w:t>A Poisson distribution model was used to accommodate count data (number of SDBs per ten-minute increment) as the target. Different models were fitted using the factors of focal age-sex class</w:t>
      </w:r>
      <w:ins w:id="71" w:author="Melissa Emery Thompson" w:date="2018-09-24T17:38:00Z">
        <w:r w:rsidR="001E4164">
          <w:rPr>
            <w:rFonts w:ascii="Times New Roman" w:hAnsi="Times New Roman" w:cs="Times New Roman"/>
            <w:color w:val="000000"/>
            <w:shd w:val="clear" w:color="auto" w:fill="FFFFFF"/>
          </w:rPr>
          <w:t xml:space="preserve"> and</w:t>
        </w:r>
      </w:ins>
      <w:del w:id="72" w:author="Melissa Emery Thompson" w:date="2018-09-24T17:38:00Z">
        <w:r w:rsidRPr="00D94D9E" w:rsidDel="001E4164">
          <w:rPr>
            <w:rFonts w:ascii="Times New Roman" w:hAnsi="Times New Roman" w:cs="Times New Roman"/>
            <w:color w:val="000000"/>
            <w:shd w:val="clear" w:color="auto" w:fill="FFFFFF"/>
          </w:rPr>
          <w:delText>,</w:delText>
        </w:r>
      </w:del>
      <w:r w:rsidRPr="00D94D9E">
        <w:rPr>
          <w:rFonts w:ascii="Times New Roman" w:hAnsi="Times New Roman" w:cs="Times New Roman"/>
          <w:color w:val="000000"/>
          <w:shd w:val="clear" w:color="auto" w:fill="FFFFFF"/>
        </w:rPr>
        <w:t xml:space="preserve"> social state (social or </w:t>
      </w:r>
      <w:commentRangeStart w:id="73"/>
      <w:r w:rsidRPr="00D94D9E">
        <w:rPr>
          <w:rFonts w:ascii="Times New Roman" w:hAnsi="Times New Roman" w:cs="Times New Roman"/>
          <w:color w:val="000000"/>
          <w:shd w:val="clear" w:color="auto" w:fill="FFFFFF"/>
        </w:rPr>
        <w:t>solitary</w:t>
      </w:r>
      <w:commentRangeEnd w:id="73"/>
      <w:r w:rsidR="001E4164">
        <w:rPr>
          <w:rStyle w:val="CommentReference"/>
          <w:rFonts w:eastAsiaTheme="minorHAnsi"/>
        </w:rPr>
        <w:commentReference w:id="73"/>
      </w:r>
      <w:r w:rsidRPr="00D94D9E">
        <w:rPr>
          <w:rFonts w:ascii="Times New Roman" w:hAnsi="Times New Roman" w:cs="Times New Roman"/>
          <w:color w:val="000000"/>
          <w:shd w:val="clear" w:color="auto" w:fill="FFFFFF"/>
        </w:rPr>
        <w:t xml:space="preserve">). Models were run using each factor separately, and in all possible combinations, with and without interaction effects. Orangutan ID was used as a random factor in each </w:t>
      </w:r>
      <w:commentRangeStart w:id="74"/>
      <w:r w:rsidRPr="00D94D9E">
        <w:rPr>
          <w:rFonts w:ascii="Times New Roman" w:hAnsi="Times New Roman" w:cs="Times New Roman"/>
          <w:color w:val="000000"/>
          <w:shd w:val="clear" w:color="auto" w:fill="FFFFFF"/>
        </w:rPr>
        <w:t>model</w:t>
      </w:r>
      <w:commentRangeEnd w:id="74"/>
      <w:r w:rsidR="001E4164">
        <w:rPr>
          <w:rStyle w:val="CommentReference"/>
          <w:rFonts w:eastAsiaTheme="minorHAnsi"/>
        </w:rPr>
        <w:commentReference w:id="74"/>
      </w:r>
      <w:r w:rsidRPr="00D94D9E">
        <w:rPr>
          <w:rFonts w:ascii="Times New Roman" w:hAnsi="Times New Roman" w:cs="Times New Roman"/>
          <w:color w:val="000000"/>
          <w:shd w:val="clear" w:color="auto" w:fill="FFFFFF"/>
        </w:rPr>
        <w:t xml:space="preserve">. Akaike’s Information Criterion was used to determine the model of best fit. </w:t>
      </w:r>
    </w:p>
    <w:p w14:paraId="5A46C5AB" w14:textId="319DE06E" w:rsidR="00EC1D55" w:rsidRDefault="00EC1D55" w:rsidP="00A346FD">
      <w:pPr>
        <w:spacing w:line="480" w:lineRule="auto"/>
        <w:ind w:firstLine="720"/>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 xml:space="preserve">Using the parameters of the best-fit model, </w:t>
      </w:r>
      <w:r w:rsidR="005A1242">
        <w:rPr>
          <w:rFonts w:ascii="Times New Roman" w:hAnsi="Times New Roman" w:cs="Times New Roman"/>
          <w:color w:val="000000"/>
          <w:shd w:val="clear" w:color="auto" w:fill="FFFFFF"/>
        </w:rPr>
        <w:t>we</w:t>
      </w:r>
      <w:r>
        <w:rPr>
          <w:rFonts w:ascii="Times New Roman" w:hAnsi="Times New Roman" w:cs="Times New Roman"/>
          <w:color w:val="000000"/>
          <w:shd w:val="clear" w:color="auto" w:fill="FFFFFF"/>
        </w:rPr>
        <w:t xml:space="preserve"> </w:t>
      </w:r>
      <w:r w:rsidRPr="00D94D9E">
        <w:rPr>
          <w:rFonts w:ascii="Times New Roman" w:hAnsi="Times New Roman" w:cs="Times New Roman"/>
          <w:color w:val="000000"/>
          <w:shd w:val="clear" w:color="auto" w:fill="FFFFFF"/>
        </w:rPr>
        <w:t xml:space="preserve">also ran models to examine the effect of the presence or absence of social partners of each age-sex class on </w:t>
      </w:r>
      <w:r>
        <w:rPr>
          <w:rFonts w:ascii="Times New Roman" w:hAnsi="Times New Roman" w:cs="Times New Roman"/>
          <w:color w:val="000000"/>
          <w:shd w:val="clear" w:color="auto" w:fill="FFFFFF"/>
        </w:rPr>
        <w:t xml:space="preserve">the </w:t>
      </w:r>
      <w:r w:rsidRPr="00D94D9E">
        <w:rPr>
          <w:rFonts w:ascii="Times New Roman" w:hAnsi="Times New Roman" w:cs="Times New Roman"/>
          <w:color w:val="000000"/>
          <w:shd w:val="clear" w:color="auto" w:fill="FFFFFF"/>
        </w:rPr>
        <w:t xml:space="preserve">rate of self-directed behavior. For instance, does socializing with a flanged male induce more anxiety for an adult </w:t>
      </w:r>
      <w:r w:rsidRPr="00D94D9E">
        <w:rPr>
          <w:rFonts w:ascii="Times New Roman" w:hAnsi="Times New Roman" w:cs="Times New Roman"/>
          <w:color w:val="000000"/>
          <w:shd w:val="clear" w:color="auto" w:fill="FFFFFF"/>
        </w:rPr>
        <w:lastRenderedPageBreak/>
        <w:t>female than socializi</w:t>
      </w:r>
      <w:r w:rsidR="005A1242">
        <w:rPr>
          <w:rFonts w:ascii="Times New Roman" w:hAnsi="Times New Roman" w:cs="Times New Roman"/>
          <w:color w:val="000000"/>
          <w:shd w:val="clear" w:color="auto" w:fill="FFFFFF"/>
        </w:rPr>
        <w:t>ng with an adolescent female? We</w:t>
      </w:r>
      <w:r w:rsidRPr="00D94D9E">
        <w:rPr>
          <w:rFonts w:ascii="Times New Roman" w:hAnsi="Times New Roman" w:cs="Times New Roman"/>
          <w:color w:val="000000"/>
          <w:shd w:val="clear" w:color="auto" w:fill="FFFFFF"/>
        </w:rPr>
        <w:t xml:space="preserve"> ran a separate model for each age-sex class of the social partner with focal age-</w:t>
      </w:r>
      <w:commentRangeStart w:id="75"/>
      <w:r w:rsidRPr="00D94D9E">
        <w:rPr>
          <w:rFonts w:ascii="Times New Roman" w:hAnsi="Times New Roman" w:cs="Times New Roman"/>
          <w:color w:val="000000"/>
          <w:shd w:val="clear" w:color="auto" w:fill="FFFFFF"/>
        </w:rPr>
        <w:t>sex</w:t>
      </w:r>
      <w:commentRangeEnd w:id="75"/>
      <w:r w:rsidR="001E4164">
        <w:rPr>
          <w:rStyle w:val="CommentReference"/>
          <w:rFonts w:eastAsiaTheme="minorHAnsi"/>
        </w:rPr>
        <w:commentReference w:id="75"/>
      </w:r>
      <w:r w:rsidRPr="00D94D9E">
        <w:rPr>
          <w:rFonts w:ascii="Times New Roman" w:hAnsi="Times New Roman" w:cs="Times New Roman"/>
          <w:color w:val="000000"/>
          <w:shd w:val="clear" w:color="auto" w:fill="FFFFFF"/>
        </w:rPr>
        <w:t>, social state, their interaction, the presence or absence of a given age-sex class social partner, and the three-way interaction of focal age-sex, social state, and the presence or absence of a given age-sex social partner. Focal orangutan ID was used as a random factor in each model.</w:t>
      </w:r>
    </w:p>
    <w:p w14:paraId="10B7AF0F" w14:textId="0C14C401" w:rsidR="001012A9" w:rsidRPr="001012A9" w:rsidRDefault="001012A9" w:rsidP="001012A9">
      <w:pPr>
        <w:spacing w:line="480" w:lineRule="auto"/>
        <w:rPr>
          <w:rFonts w:ascii="Times New Roman" w:hAnsi="Times New Roman" w:cs="Times New Roman"/>
          <w:i/>
          <w:color w:val="000000"/>
          <w:shd w:val="clear" w:color="auto" w:fill="FFFFFF"/>
        </w:rPr>
      </w:pPr>
      <w:r w:rsidRPr="001012A9">
        <w:rPr>
          <w:rFonts w:ascii="Times New Roman" w:hAnsi="Times New Roman" w:cs="Times New Roman"/>
          <w:i/>
          <w:color w:val="000000"/>
          <w:shd w:val="clear" w:color="auto" w:fill="FFFFFF"/>
        </w:rPr>
        <w:t>Ethical Note</w:t>
      </w:r>
    </w:p>
    <w:p w14:paraId="13B010FD" w14:textId="69249922" w:rsidR="001012A9" w:rsidRDefault="001012A9" w:rsidP="00A346FD">
      <w:pPr>
        <w:spacing w:line="480" w:lineRule="auto"/>
        <w:ind w:firstLine="72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This research complied with the protocols approved by the Institutional Animal Care and Use Committee of Boston University</w:t>
      </w:r>
      <w:r w:rsidR="00B1283D">
        <w:rPr>
          <w:rFonts w:ascii="Times New Roman" w:hAnsi="Times New Roman" w:cs="Times New Roman"/>
          <w:color w:val="000000"/>
          <w:shd w:val="clear" w:color="auto" w:fill="FFFFFF"/>
        </w:rPr>
        <w:t xml:space="preserve"> (protocol 08-037)</w:t>
      </w:r>
      <w:r>
        <w:rPr>
          <w:rFonts w:ascii="Times New Roman" w:hAnsi="Times New Roman" w:cs="Times New Roman"/>
          <w:color w:val="000000"/>
          <w:shd w:val="clear" w:color="auto" w:fill="FFFFFF"/>
        </w:rPr>
        <w:t>. This research was approved by the State Ministry of Research and Technology of Indonesia (permit number</w:t>
      </w:r>
      <w:r w:rsidR="00B1283D">
        <w:rPr>
          <w:rFonts w:ascii="Times New Roman" w:hAnsi="Times New Roman" w:cs="Times New Roman"/>
          <w:color w:val="000000"/>
          <w:shd w:val="clear" w:color="auto" w:fill="FFFFFF"/>
        </w:rPr>
        <w:t xml:space="preserve"> 194/SIPFRP/SM/VI/2013</w:t>
      </w:r>
      <w:r>
        <w:rPr>
          <w:rFonts w:ascii="Times New Roman" w:hAnsi="Times New Roman" w:cs="Times New Roman"/>
          <w:color w:val="000000"/>
          <w:shd w:val="clear" w:color="auto" w:fill="FFFFFF"/>
        </w:rPr>
        <w:t>)</w:t>
      </w:r>
      <w:r w:rsidR="00B1283D">
        <w:rPr>
          <w:rFonts w:ascii="Times New Roman" w:hAnsi="Times New Roman" w:cs="Times New Roman"/>
          <w:color w:val="000000"/>
          <w:shd w:val="clear" w:color="auto" w:fill="FFFFFF"/>
        </w:rPr>
        <w:t>. Our research methods were non-invasive and did not endanger the welfare of our study subjects.</w:t>
      </w:r>
    </w:p>
    <w:p w14:paraId="145690A1" w14:textId="77777777" w:rsidR="00A10A9A" w:rsidRPr="00D94D9E" w:rsidRDefault="00A10A9A" w:rsidP="00A346FD">
      <w:pPr>
        <w:spacing w:line="480" w:lineRule="auto"/>
        <w:ind w:firstLine="720"/>
        <w:rPr>
          <w:rFonts w:ascii="Times New Roman" w:hAnsi="Times New Roman" w:cs="Times New Roman"/>
          <w:color w:val="000000"/>
          <w:shd w:val="clear" w:color="auto" w:fill="FFFFFF"/>
        </w:rPr>
      </w:pPr>
    </w:p>
    <w:p w14:paraId="681A2675" w14:textId="12682511" w:rsidR="00EC1D55" w:rsidRPr="00D94D9E" w:rsidRDefault="00EC1D55" w:rsidP="003D3216">
      <w:pPr>
        <w:spacing w:line="480" w:lineRule="auto"/>
        <w:outlineLvl w:val="0"/>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 </w:t>
      </w:r>
      <w:r w:rsidRPr="00D94D9E">
        <w:rPr>
          <w:rFonts w:ascii="Times New Roman" w:hAnsi="Times New Roman" w:cs="Times New Roman"/>
          <w:b/>
          <w:color w:val="000000"/>
          <w:shd w:val="clear" w:color="auto" w:fill="FFFFFF"/>
        </w:rPr>
        <w:t>Results</w:t>
      </w:r>
    </w:p>
    <w:p w14:paraId="4E424193" w14:textId="77777777" w:rsidR="00EC1D55" w:rsidRPr="00D94D9E" w:rsidRDefault="00EC1D55" w:rsidP="003D3216">
      <w:pPr>
        <w:spacing w:line="480" w:lineRule="auto"/>
        <w:jc w:val="both"/>
        <w:rPr>
          <w:rFonts w:ascii="Times New Roman" w:hAnsi="Times New Roman" w:cs="Times New Roman"/>
          <w:b/>
          <w:color w:val="000000"/>
          <w:shd w:val="clear" w:color="auto" w:fill="FFFFFF"/>
        </w:rPr>
      </w:pPr>
    </w:p>
    <w:p w14:paraId="02689CD3" w14:textId="4606483D" w:rsidR="00EC1D55" w:rsidRPr="00D94D9E" w:rsidRDefault="00EC1D55" w:rsidP="003D3216">
      <w:pPr>
        <w:spacing w:line="480" w:lineRule="auto"/>
        <w:outlineLvl w:val="0"/>
        <w:rPr>
          <w:rFonts w:ascii="Times New Roman" w:hAnsi="Times New Roman" w:cs="Times New Roman"/>
          <w:bCs/>
          <w:color w:val="000000"/>
          <w:shd w:val="clear" w:color="auto" w:fill="FFFFFF"/>
        </w:rPr>
      </w:pPr>
      <w:r w:rsidRPr="00D94D9E">
        <w:rPr>
          <w:rFonts w:ascii="Times New Roman" w:hAnsi="Times New Roman" w:cs="Times New Roman"/>
          <w:i/>
          <w:color w:val="000000"/>
          <w:shd w:val="clear" w:color="auto" w:fill="FFFFFF"/>
        </w:rPr>
        <w:t>Urinary Cortisol Concentration</w:t>
      </w:r>
    </w:p>
    <w:p w14:paraId="4BBF033B" w14:textId="6002D8F2" w:rsidR="00653708" w:rsidRDefault="00EC1D55" w:rsidP="00A346FD">
      <w:pPr>
        <w:spacing w:line="480" w:lineRule="auto"/>
        <w:ind w:firstLine="720"/>
        <w:rPr>
          <w:ins w:id="76" w:author="Melissa Emery Thompson" w:date="2018-09-24T17:45:00Z"/>
          <w:rFonts w:ascii="Times New Roman" w:hAnsi="Times New Roman" w:cs="Times New Roman"/>
          <w:bCs/>
          <w:color w:val="000000"/>
          <w:shd w:val="clear" w:color="auto" w:fill="FFFFFF"/>
        </w:rPr>
      </w:pPr>
      <w:r>
        <w:rPr>
          <w:rFonts w:ascii="Times New Roman" w:hAnsi="Times New Roman" w:cs="Times New Roman"/>
          <w:bCs/>
          <w:color w:val="000000"/>
          <w:shd w:val="clear" w:color="auto" w:fill="FFFFFF"/>
        </w:rPr>
        <w:t xml:space="preserve">In assessing the factors that influence cortisol concentration in urine, multiple models were compared using </w:t>
      </w:r>
      <w:proofErr w:type="spellStart"/>
      <w:r>
        <w:rPr>
          <w:rFonts w:ascii="Times New Roman" w:hAnsi="Times New Roman" w:cs="Times New Roman"/>
          <w:bCs/>
          <w:color w:val="000000"/>
          <w:shd w:val="clear" w:color="auto" w:fill="FFFFFF"/>
        </w:rPr>
        <w:t>AICc</w:t>
      </w:r>
      <w:proofErr w:type="spellEnd"/>
      <w:r>
        <w:rPr>
          <w:rFonts w:ascii="Times New Roman" w:hAnsi="Times New Roman" w:cs="Times New Roman"/>
          <w:bCs/>
          <w:color w:val="000000"/>
          <w:shd w:val="clear" w:color="auto" w:fill="FFFFFF"/>
        </w:rPr>
        <w:t xml:space="preserve"> to adjust for small sample size. </w:t>
      </w:r>
      <w:r w:rsidRPr="00D94D9E">
        <w:rPr>
          <w:rFonts w:ascii="Times New Roman" w:hAnsi="Times New Roman" w:cs="Times New Roman"/>
          <w:bCs/>
          <w:color w:val="000000"/>
          <w:shd w:val="clear" w:color="auto" w:fill="FFFFFF"/>
        </w:rPr>
        <w:t xml:space="preserve">In the best fit GLMM (based on </w:t>
      </w:r>
      <w:proofErr w:type="spellStart"/>
      <w:r w:rsidRPr="00D94D9E">
        <w:rPr>
          <w:rFonts w:ascii="Times New Roman" w:hAnsi="Times New Roman" w:cs="Times New Roman"/>
          <w:bCs/>
          <w:color w:val="000000"/>
          <w:shd w:val="clear" w:color="auto" w:fill="FFFFFF"/>
        </w:rPr>
        <w:t>AIC</w:t>
      </w:r>
      <w:r>
        <w:rPr>
          <w:rFonts w:ascii="Times New Roman" w:hAnsi="Times New Roman" w:cs="Times New Roman"/>
          <w:bCs/>
          <w:color w:val="000000"/>
          <w:shd w:val="clear" w:color="auto" w:fill="FFFFFF"/>
        </w:rPr>
        <w:t>c</w:t>
      </w:r>
      <w:proofErr w:type="spellEnd"/>
      <w:r>
        <w:rPr>
          <w:rFonts w:ascii="Times New Roman" w:hAnsi="Times New Roman" w:cs="Times New Roman"/>
          <w:bCs/>
          <w:color w:val="000000"/>
          <w:shd w:val="clear" w:color="auto" w:fill="FFFFFF"/>
        </w:rPr>
        <w:t xml:space="preserve"> of 9008.</w:t>
      </w:r>
      <w:commentRangeStart w:id="77"/>
      <w:r>
        <w:rPr>
          <w:rFonts w:ascii="Times New Roman" w:hAnsi="Times New Roman" w:cs="Times New Roman"/>
          <w:bCs/>
          <w:color w:val="000000"/>
          <w:shd w:val="clear" w:color="auto" w:fill="FFFFFF"/>
        </w:rPr>
        <w:t>65</w:t>
      </w:r>
      <w:commentRangeEnd w:id="77"/>
      <w:r w:rsidR="001E4164">
        <w:rPr>
          <w:rStyle w:val="CommentReference"/>
          <w:rFonts w:eastAsiaTheme="minorHAnsi"/>
        </w:rPr>
        <w:commentReference w:id="77"/>
      </w:r>
      <w:r w:rsidRPr="00D94D9E">
        <w:rPr>
          <w:rFonts w:ascii="Times New Roman" w:hAnsi="Times New Roman" w:cs="Times New Roman"/>
          <w:bCs/>
          <w:color w:val="000000"/>
          <w:shd w:val="clear" w:color="auto" w:fill="FFFFFF"/>
        </w:rPr>
        <w:t xml:space="preserve">), age-sex, social state, kcals consumed, and the interaction between age-sex and social state were used as fixed effects. </w:t>
      </w:r>
      <w:del w:id="78" w:author="Melissa Emery Thompson" w:date="2018-09-24T18:05:00Z">
        <w:r w:rsidRPr="00D94D9E" w:rsidDel="001850BD">
          <w:rPr>
            <w:rFonts w:ascii="Times New Roman" w:hAnsi="Times New Roman" w:cs="Times New Roman"/>
            <w:bCs/>
            <w:color w:val="000000"/>
            <w:shd w:val="clear" w:color="auto" w:fill="FFFFFF"/>
          </w:rPr>
          <w:delText>Only a</w:delText>
        </w:r>
      </w:del>
      <w:ins w:id="79" w:author="Melissa Emery Thompson" w:date="2018-09-24T18:05:00Z">
        <w:r w:rsidR="001850BD">
          <w:rPr>
            <w:rFonts w:ascii="Times New Roman" w:hAnsi="Times New Roman" w:cs="Times New Roman"/>
            <w:bCs/>
            <w:color w:val="000000"/>
            <w:shd w:val="clear" w:color="auto" w:fill="FFFFFF"/>
          </w:rPr>
          <w:t>A</w:t>
        </w:r>
      </w:ins>
      <w:r w:rsidRPr="00D94D9E">
        <w:rPr>
          <w:rFonts w:ascii="Times New Roman" w:hAnsi="Times New Roman" w:cs="Times New Roman"/>
          <w:bCs/>
          <w:color w:val="000000"/>
          <w:shd w:val="clear" w:color="auto" w:fill="FFFFFF"/>
        </w:rPr>
        <w:t xml:space="preserve">ge-sex </w:t>
      </w:r>
      <w:ins w:id="80" w:author="Melissa Emery Thompson" w:date="2018-09-24T18:05:00Z">
        <w:r w:rsidR="001850BD">
          <w:rPr>
            <w:rFonts w:ascii="Times New Roman" w:hAnsi="Times New Roman" w:cs="Times New Roman"/>
            <w:bCs/>
            <w:color w:val="000000"/>
            <w:shd w:val="clear" w:color="auto" w:fill="FFFFFF"/>
          </w:rPr>
          <w:t xml:space="preserve">class </w:t>
        </w:r>
      </w:ins>
      <w:r w:rsidRPr="00D94D9E">
        <w:rPr>
          <w:rFonts w:ascii="Times New Roman" w:hAnsi="Times New Roman" w:cs="Times New Roman"/>
          <w:bCs/>
          <w:color w:val="000000"/>
          <w:shd w:val="clear" w:color="auto" w:fill="FFFFFF"/>
        </w:rPr>
        <w:t>had a significant influence on urinary cortisol concentrat</w:t>
      </w:r>
      <w:r>
        <w:rPr>
          <w:rFonts w:ascii="Times New Roman" w:hAnsi="Times New Roman" w:cs="Times New Roman"/>
          <w:bCs/>
          <w:color w:val="000000"/>
          <w:shd w:val="clear" w:color="auto" w:fill="FFFFFF"/>
        </w:rPr>
        <w:t>ion (</w:t>
      </w:r>
      <w:r w:rsidRPr="00270E54">
        <w:rPr>
          <w:rFonts w:ascii="Times New Roman" w:hAnsi="Times New Roman" w:cs="Times New Roman"/>
          <w:color w:val="222222"/>
          <w:shd w:val="clear" w:color="auto" w:fill="FFFFFF"/>
        </w:rPr>
        <w:t>β</w:t>
      </w:r>
      <w:r>
        <w:rPr>
          <w:rFonts w:ascii="Times New Roman" w:hAnsi="Times New Roman" w:cs="Times New Roman"/>
          <w:bCs/>
          <w:color w:val="000000"/>
          <w:shd w:val="clear" w:color="auto" w:fill="FFFFFF"/>
        </w:rPr>
        <w:t>=15</w:t>
      </w:r>
      <w:r w:rsidR="00697C12">
        <w:rPr>
          <w:rFonts w:ascii="Times New Roman" w:hAnsi="Times New Roman" w:cs="Times New Roman"/>
          <w:bCs/>
          <w:color w:val="000000"/>
          <w:shd w:val="clear" w:color="auto" w:fill="FFFFFF"/>
        </w:rPr>
        <w:t xml:space="preserve">5.11, F=6.335, p&lt;0.001, Table </w:t>
      </w:r>
      <w:r w:rsidR="00DC2327">
        <w:rPr>
          <w:rFonts w:ascii="Times New Roman" w:hAnsi="Times New Roman" w:cs="Times New Roman"/>
          <w:bCs/>
          <w:color w:val="000000"/>
          <w:shd w:val="clear" w:color="auto" w:fill="FFFFFF"/>
        </w:rPr>
        <w:t>1</w:t>
      </w:r>
      <w:r w:rsidRPr="00D94D9E">
        <w:rPr>
          <w:rFonts w:ascii="Times New Roman" w:hAnsi="Times New Roman" w:cs="Times New Roman"/>
          <w:bCs/>
          <w:color w:val="000000"/>
          <w:shd w:val="clear" w:color="auto" w:fill="FFFFFF"/>
        </w:rPr>
        <w:t xml:space="preserve">). Adult females had significantly higher cortisol than all other age-sex classes (compared to adolescent females: </w:t>
      </w:r>
      <w:proofErr w:type="gramStart"/>
      <w:r w:rsidRPr="00D94D9E">
        <w:rPr>
          <w:rFonts w:ascii="Times New Roman" w:hAnsi="Times New Roman" w:cs="Times New Roman"/>
          <w:bCs/>
          <w:i/>
          <w:color w:val="000000"/>
          <w:shd w:val="clear" w:color="auto" w:fill="FFFFFF"/>
        </w:rPr>
        <w:t>t</w:t>
      </w:r>
      <w:r w:rsidRPr="00D94D9E">
        <w:rPr>
          <w:rFonts w:ascii="Times New Roman" w:hAnsi="Times New Roman" w:cs="Times New Roman"/>
          <w:bCs/>
          <w:color w:val="000000"/>
          <w:shd w:val="clear" w:color="auto" w:fill="FFFFFF"/>
        </w:rPr>
        <w:t>(</w:t>
      </w:r>
      <w:proofErr w:type="gramEnd"/>
      <w:r w:rsidRPr="00D94D9E">
        <w:rPr>
          <w:rFonts w:ascii="Times New Roman" w:hAnsi="Times New Roman" w:cs="Times New Roman"/>
          <w:bCs/>
          <w:color w:val="000000"/>
          <w:shd w:val="clear" w:color="auto" w:fill="FFFFFF"/>
        </w:rPr>
        <w:t xml:space="preserve">708)=2.907, p=0.004; compared to flanged males: </w:t>
      </w:r>
      <w:r w:rsidRPr="00D94D9E">
        <w:rPr>
          <w:rFonts w:ascii="Times New Roman" w:hAnsi="Times New Roman" w:cs="Times New Roman"/>
          <w:bCs/>
          <w:i/>
          <w:color w:val="000000"/>
          <w:shd w:val="clear" w:color="auto" w:fill="FFFFFF"/>
        </w:rPr>
        <w:t>t</w:t>
      </w:r>
      <w:r w:rsidRPr="00D94D9E">
        <w:rPr>
          <w:rFonts w:ascii="Times New Roman" w:hAnsi="Times New Roman" w:cs="Times New Roman"/>
          <w:bCs/>
          <w:color w:val="000000"/>
          <w:shd w:val="clear" w:color="auto" w:fill="FFFFFF"/>
        </w:rPr>
        <w:t xml:space="preserve">(708)=2.738, p=0.006; compared to unflanged males: </w:t>
      </w:r>
      <w:r w:rsidRPr="00D94D9E">
        <w:rPr>
          <w:rFonts w:ascii="Times New Roman" w:hAnsi="Times New Roman" w:cs="Times New Roman"/>
          <w:bCs/>
          <w:i/>
          <w:color w:val="000000"/>
          <w:shd w:val="clear" w:color="auto" w:fill="FFFFFF"/>
        </w:rPr>
        <w:t>t</w:t>
      </w:r>
      <w:r w:rsidR="00697C12">
        <w:rPr>
          <w:rFonts w:ascii="Times New Roman" w:hAnsi="Times New Roman" w:cs="Times New Roman"/>
          <w:bCs/>
          <w:color w:val="000000"/>
          <w:shd w:val="clear" w:color="auto" w:fill="FFFFFF"/>
        </w:rPr>
        <w:t xml:space="preserve">(708)=2.547, p=0.011) (Figure </w:t>
      </w:r>
      <w:r w:rsidR="00DC2327">
        <w:rPr>
          <w:rFonts w:ascii="Times New Roman" w:hAnsi="Times New Roman" w:cs="Times New Roman"/>
          <w:bCs/>
          <w:color w:val="000000"/>
          <w:shd w:val="clear" w:color="auto" w:fill="FFFFFF"/>
        </w:rPr>
        <w:t>1</w:t>
      </w:r>
      <w:r w:rsidRPr="00D94D9E">
        <w:rPr>
          <w:rFonts w:ascii="Times New Roman" w:hAnsi="Times New Roman" w:cs="Times New Roman"/>
          <w:bCs/>
          <w:color w:val="000000"/>
          <w:shd w:val="clear" w:color="auto" w:fill="FFFFFF"/>
        </w:rPr>
        <w:t>)</w:t>
      </w:r>
      <w:ins w:id="81" w:author="Melissa Emery Thompson" w:date="2018-09-24T17:44:00Z">
        <w:r w:rsidR="00B75A43">
          <w:rPr>
            <w:rFonts w:ascii="Times New Roman" w:hAnsi="Times New Roman" w:cs="Times New Roman"/>
            <w:bCs/>
            <w:color w:val="000000"/>
            <w:shd w:val="clear" w:color="auto" w:fill="FFFFFF"/>
          </w:rPr>
          <w:t xml:space="preserve">. </w:t>
        </w:r>
      </w:ins>
    </w:p>
    <w:p w14:paraId="0254FBF6" w14:textId="6E86E399" w:rsidR="00EC1D55" w:rsidRPr="00D94D9E" w:rsidRDefault="00653708" w:rsidP="00A346FD">
      <w:pPr>
        <w:spacing w:line="480" w:lineRule="auto"/>
        <w:ind w:firstLine="720"/>
        <w:rPr>
          <w:rFonts w:ascii="Times New Roman" w:hAnsi="Times New Roman" w:cs="Times New Roman"/>
          <w:bCs/>
          <w:color w:val="000000"/>
          <w:shd w:val="clear" w:color="auto" w:fill="FFFFFF"/>
        </w:rPr>
      </w:pPr>
      <w:ins w:id="82" w:author="Melissa Emery Thompson" w:date="2018-09-24T17:45:00Z">
        <w:r>
          <w:rPr>
            <w:rFonts w:ascii="Times New Roman" w:hAnsi="Times New Roman" w:cs="Times New Roman"/>
            <w:bCs/>
            <w:color w:val="000000"/>
            <w:shd w:val="clear" w:color="auto" w:fill="FFFFFF"/>
          </w:rPr>
          <w:lastRenderedPageBreak/>
          <w:t xml:space="preserve">We predicted that </w:t>
        </w:r>
      </w:ins>
      <w:ins w:id="83" w:author="Melissa Emery Thompson" w:date="2018-09-24T17:46:00Z">
        <w:r w:rsidR="00471688">
          <w:rPr>
            <w:rFonts w:ascii="Times New Roman" w:hAnsi="Times New Roman" w:cs="Times New Roman"/>
            <w:bCs/>
            <w:color w:val="000000"/>
            <w:shd w:val="clear" w:color="auto" w:fill="FFFFFF"/>
          </w:rPr>
          <w:t xml:space="preserve">larger classes of focal individuals </w:t>
        </w:r>
        <w:r>
          <w:rPr>
            <w:rFonts w:ascii="Times New Roman" w:hAnsi="Times New Roman" w:cs="Times New Roman"/>
            <w:bCs/>
            <w:color w:val="000000"/>
            <w:shd w:val="clear" w:color="auto" w:fill="FFFFFF"/>
          </w:rPr>
          <w:t xml:space="preserve">would experience a greater increase in cortisol during social versus non-social conditions. </w:t>
        </w:r>
      </w:ins>
      <w:ins w:id="84" w:author="Melissa Emery Thompson" w:date="2018-09-24T17:49:00Z">
        <w:r w:rsidR="00471688">
          <w:rPr>
            <w:rFonts w:ascii="Times New Roman" w:hAnsi="Times New Roman" w:cs="Times New Roman"/>
            <w:bCs/>
            <w:color w:val="000000"/>
            <w:shd w:val="clear" w:color="auto" w:fill="FFFFFF"/>
          </w:rPr>
          <w:t xml:space="preserve">While the parameter </w:t>
        </w:r>
        <w:proofErr w:type="gramStart"/>
        <w:r w:rsidR="00471688">
          <w:rPr>
            <w:rFonts w:ascii="Times New Roman" w:hAnsi="Times New Roman" w:cs="Times New Roman"/>
            <w:bCs/>
            <w:color w:val="000000"/>
            <w:shd w:val="clear" w:color="auto" w:fill="FFFFFF"/>
          </w:rPr>
          <w:t>estimate</w:t>
        </w:r>
        <w:proofErr w:type="gramEnd"/>
        <w:r w:rsidR="00471688">
          <w:rPr>
            <w:rFonts w:ascii="Times New Roman" w:hAnsi="Times New Roman" w:cs="Times New Roman"/>
            <w:bCs/>
            <w:color w:val="000000"/>
            <w:shd w:val="clear" w:color="auto" w:fill="FFFFFF"/>
          </w:rPr>
          <w:t xml:space="preserve"> of this o</w:t>
        </w:r>
      </w:ins>
      <w:ins w:id="85" w:author="Melissa Emery Thompson" w:date="2018-09-24T17:50:00Z">
        <w:r w:rsidR="00471688">
          <w:rPr>
            <w:rFonts w:ascii="Times New Roman" w:hAnsi="Times New Roman" w:cs="Times New Roman"/>
            <w:bCs/>
            <w:color w:val="000000"/>
            <w:shd w:val="clear" w:color="auto" w:fill="FFFFFF"/>
          </w:rPr>
          <w:t xml:space="preserve">verall </w:t>
        </w:r>
      </w:ins>
      <w:ins w:id="86" w:author="Melissa Emery Thompson" w:date="2018-09-24T17:49:00Z">
        <w:r w:rsidR="00471688">
          <w:rPr>
            <w:rFonts w:ascii="Times New Roman" w:hAnsi="Times New Roman" w:cs="Times New Roman"/>
            <w:bCs/>
            <w:color w:val="000000"/>
            <w:shd w:val="clear" w:color="auto" w:fill="FFFFFF"/>
          </w:rPr>
          <w:t xml:space="preserve">interaction effect (age-sex * social state) was not </w:t>
        </w:r>
      </w:ins>
      <w:ins w:id="87" w:author="Melissa Emery Thompson" w:date="2018-09-24T17:50:00Z">
        <w:r w:rsidR="00471688">
          <w:rPr>
            <w:rFonts w:ascii="Times New Roman" w:hAnsi="Times New Roman" w:cs="Times New Roman"/>
            <w:bCs/>
            <w:color w:val="000000"/>
            <w:shd w:val="clear" w:color="auto" w:fill="FFFFFF"/>
          </w:rPr>
          <w:t>significant, including it did</w:t>
        </w:r>
      </w:ins>
      <w:ins w:id="88" w:author="Melissa Emery Thompson" w:date="2018-09-24T19:28:00Z">
        <w:r w:rsidR="00402349">
          <w:rPr>
            <w:rFonts w:ascii="Times New Roman" w:hAnsi="Times New Roman" w:cs="Times New Roman"/>
            <w:bCs/>
            <w:color w:val="000000"/>
            <w:shd w:val="clear" w:color="auto" w:fill="FFFFFF"/>
          </w:rPr>
          <w:t xml:space="preserve"> substantially</w:t>
        </w:r>
      </w:ins>
      <w:ins w:id="89" w:author="Melissa Emery Thompson" w:date="2018-09-24T17:50:00Z">
        <w:r w:rsidR="00471688">
          <w:rPr>
            <w:rFonts w:ascii="Times New Roman" w:hAnsi="Times New Roman" w:cs="Times New Roman"/>
            <w:bCs/>
            <w:color w:val="000000"/>
            <w:shd w:val="clear" w:color="auto" w:fill="FFFFFF"/>
          </w:rPr>
          <w:t xml:space="preserve"> improve the model fit </w:t>
        </w:r>
      </w:ins>
      <w:ins w:id="90" w:author="Melissa Emery Thompson" w:date="2018-09-24T17:59:00Z">
        <w:r w:rsidR="00503B03">
          <w:rPr>
            <w:rFonts w:ascii="Times New Roman" w:hAnsi="Times New Roman" w:cs="Times New Roman"/>
            <w:bCs/>
            <w:color w:val="000000"/>
            <w:shd w:val="clear" w:color="auto" w:fill="FFFFFF"/>
          </w:rPr>
          <w:t>(</w:t>
        </w:r>
        <w:proofErr w:type="spellStart"/>
        <w:r w:rsidR="00503B03" w:rsidRPr="00B1380E">
          <w:rPr>
            <w:rFonts w:ascii="Times New Roman" w:hAnsi="Times New Roman" w:cs="Times New Roman"/>
            <w:bCs/>
            <w:color w:val="222222"/>
            <w:shd w:val="clear" w:color="auto" w:fill="FFFFFF"/>
          </w:rPr>
          <w:t>ΔAIC</w:t>
        </w:r>
        <w:r w:rsidR="00503B03">
          <w:rPr>
            <w:rFonts w:ascii="Times New Roman" w:hAnsi="Times New Roman" w:cs="Times New Roman"/>
            <w:bCs/>
            <w:color w:val="000000"/>
            <w:shd w:val="clear" w:color="auto" w:fill="FFFFFF"/>
          </w:rPr>
          <w:t>c</w:t>
        </w:r>
        <w:proofErr w:type="spellEnd"/>
        <w:r w:rsidR="00503B03">
          <w:rPr>
            <w:rFonts w:ascii="Times New Roman" w:hAnsi="Times New Roman" w:cs="Times New Roman"/>
            <w:bCs/>
            <w:color w:val="000000"/>
            <w:shd w:val="clear" w:color="auto" w:fill="FFFFFF"/>
          </w:rPr>
          <w:t>= -30.</w:t>
        </w:r>
        <w:commentRangeStart w:id="91"/>
        <w:r w:rsidR="00503B03">
          <w:rPr>
            <w:rFonts w:ascii="Times New Roman" w:hAnsi="Times New Roman" w:cs="Times New Roman"/>
            <w:bCs/>
            <w:color w:val="000000"/>
            <w:shd w:val="clear" w:color="auto" w:fill="FFFFFF"/>
          </w:rPr>
          <w:t>77</w:t>
        </w:r>
      </w:ins>
      <w:commentRangeEnd w:id="91"/>
      <w:ins w:id="92" w:author="Melissa Emery Thompson" w:date="2018-09-24T18:01:00Z">
        <w:r w:rsidR="001850BD">
          <w:rPr>
            <w:rStyle w:val="CommentReference"/>
            <w:rFonts w:eastAsiaTheme="minorHAnsi"/>
          </w:rPr>
          <w:commentReference w:id="91"/>
        </w:r>
      </w:ins>
      <w:ins w:id="93" w:author="Melissa Emery Thompson" w:date="2018-09-24T17:59:00Z">
        <w:r w:rsidR="00503B03">
          <w:rPr>
            <w:rFonts w:ascii="Times New Roman" w:hAnsi="Times New Roman" w:cs="Times New Roman"/>
            <w:bCs/>
            <w:color w:val="000000"/>
            <w:shd w:val="clear" w:color="auto" w:fill="FFFFFF"/>
          </w:rPr>
          <w:t xml:space="preserve">). </w:t>
        </w:r>
      </w:ins>
      <w:ins w:id="94" w:author="Melissa Emery Thompson" w:date="2018-09-24T19:30:00Z">
        <w:r w:rsidR="00402349">
          <w:rPr>
            <w:rFonts w:ascii="Times New Roman" w:hAnsi="Times New Roman" w:cs="Times New Roman"/>
            <w:bCs/>
            <w:color w:val="000000"/>
            <w:shd w:val="clear" w:color="auto" w:fill="FFFFFF"/>
          </w:rPr>
          <w:t xml:space="preserve">When the interaction effect was omitted, the main effect of social state on cortisol was significant </w:t>
        </w:r>
        <w:r w:rsidR="00402349" w:rsidRPr="00D94D9E">
          <w:rPr>
            <w:rFonts w:ascii="Times New Roman" w:hAnsi="Times New Roman" w:cs="Times New Roman"/>
            <w:bCs/>
            <w:color w:val="000000"/>
            <w:shd w:val="clear" w:color="auto" w:fill="FFFFFF"/>
          </w:rPr>
          <w:t>(</w:t>
        </w:r>
        <w:r w:rsidR="00402349" w:rsidRPr="00270E54">
          <w:rPr>
            <w:rFonts w:ascii="Times New Roman" w:hAnsi="Times New Roman" w:cs="Times New Roman"/>
            <w:color w:val="222222"/>
            <w:shd w:val="clear" w:color="auto" w:fill="FFFFFF"/>
          </w:rPr>
          <w:t>β</w:t>
        </w:r>
        <w:r w:rsidR="00402349">
          <w:rPr>
            <w:rFonts w:ascii="Times New Roman" w:hAnsi="Times New Roman" w:cs="Times New Roman"/>
            <w:bCs/>
            <w:color w:val="000000"/>
            <w:shd w:val="clear" w:color="auto" w:fill="FFFFFF"/>
          </w:rPr>
          <w:t xml:space="preserve">=31.68, </w:t>
        </w:r>
        <w:r w:rsidR="00402349" w:rsidRPr="00D94D9E">
          <w:rPr>
            <w:rFonts w:ascii="Times New Roman" w:hAnsi="Times New Roman" w:cs="Times New Roman"/>
            <w:bCs/>
            <w:color w:val="000000"/>
            <w:shd w:val="clear" w:color="auto" w:fill="FFFFFF"/>
          </w:rPr>
          <w:t>F=6.892, p=0.009)</w:t>
        </w:r>
        <w:r w:rsidR="00402349">
          <w:rPr>
            <w:rFonts w:ascii="Times New Roman" w:hAnsi="Times New Roman" w:cs="Times New Roman"/>
            <w:bCs/>
            <w:color w:val="000000"/>
            <w:shd w:val="clear" w:color="auto" w:fill="FFFFFF"/>
          </w:rPr>
          <w:t xml:space="preserve">, </w:t>
        </w:r>
      </w:ins>
      <w:ins w:id="95" w:author="Melissa Emery Thompson" w:date="2018-09-24T19:31:00Z">
        <w:r w:rsidR="00402349">
          <w:rPr>
            <w:rFonts w:ascii="Times New Roman" w:hAnsi="Times New Roman" w:cs="Times New Roman"/>
            <w:bCs/>
            <w:color w:val="000000"/>
            <w:shd w:val="clear" w:color="auto" w:fill="FFFFFF"/>
          </w:rPr>
          <w:t>such that social contexts elicited higher cortisol. In the full model with interaction, o</w:t>
        </w:r>
      </w:ins>
      <w:ins w:id="96" w:author="Melissa Emery Thompson" w:date="2018-09-24T17:59:00Z">
        <w:r w:rsidR="00503B03">
          <w:rPr>
            <w:rFonts w:ascii="Times New Roman" w:hAnsi="Times New Roman" w:cs="Times New Roman"/>
            <w:bCs/>
            <w:color w:val="000000"/>
            <w:shd w:val="clear" w:color="auto" w:fill="FFFFFF"/>
          </w:rPr>
          <w:t xml:space="preserve">ur </w:t>
        </w:r>
      </w:ins>
      <w:ins w:id="97" w:author="Melissa Emery Thompson" w:date="2018-09-24T19:31:00Z">
        <w:r w:rsidR="001011E6">
          <w:rPr>
            <w:rFonts w:ascii="Times New Roman" w:hAnsi="Times New Roman" w:cs="Times New Roman"/>
            <w:bCs/>
            <w:color w:val="000000"/>
            <w:shd w:val="clear" w:color="auto" w:fill="FFFFFF"/>
          </w:rPr>
          <w:t xml:space="preserve">specific </w:t>
        </w:r>
      </w:ins>
      <w:ins w:id="98" w:author="Melissa Emery Thompson" w:date="2018-09-24T17:59:00Z">
        <w:r w:rsidR="00503B03">
          <w:rPr>
            <w:rFonts w:ascii="Times New Roman" w:hAnsi="Times New Roman" w:cs="Times New Roman"/>
            <w:bCs/>
            <w:color w:val="000000"/>
            <w:shd w:val="clear" w:color="auto" w:fill="FFFFFF"/>
          </w:rPr>
          <w:t>pred</w:t>
        </w:r>
      </w:ins>
      <w:ins w:id="99" w:author="Melissa Emery Thompson" w:date="2018-09-24T18:00:00Z">
        <w:r w:rsidR="00503B03">
          <w:rPr>
            <w:rFonts w:ascii="Times New Roman" w:hAnsi="Times New Roman" w:cs="Times New Roman"/>
            <w:bCs/>
            <w:color w:val="000000"/>
            <w:shd w:val="clear" w:color="auto" w:fill="FFFFFF"/>
          </w:rPr>
          <w:t xml:space="preserve">iction </w:t>
        </w:r>
      </w:ins>
      <w:ins w:id="100" w:author="Melissa Emery Thompson" w:date="2018-09-24T17:46:00Z">
        <w:r>
          <w:rPr>
            <w:rFonts w:ascii="Times New Roman" w:hAnsi="Times New Roman" w:cs="Times New Roman"/>
            <w:bCs/>
            <w:color w:val="000000"/>
            <w:shd w:val="clear" w:color="auto" w:fill="FFFFFF"/>
          </w:rPr>
          <w:t>was upheld</w:t>
        </w:r>
      </w:ins>
      <w:ins w:id="101" w:author="Melissa Emery Thompson" w:date="2018-09-24T17:47:00Z">
        <w:r w:rsidR="00471688">
          <w:rPr>
            <w:rFonts w:ascii="Times New Roman" w:hAnsi="Times New Roman" w:cs="Times New Roman"/>
            <w:bCs/>
            <w:color w:val="000000"/>
            <w:shd w:val="clear" w:color="auto" w:fill="FFFFFF"/>
          </w:rPr>
          <w:t xml:space="preserve"> by pairwise comparisons</w:t>
        </w:r>
      </w:ins>
      <w:ins w:id="102" w:author="Melissa Emery Thompson" w:date="2018-09-24T17:46:00Z">
        <w:r>
          <w:rPr>
            <w:rFonts w:ascii="Times New Roman" w:hAnsi="Times New Roman" w:cs="Times New Roman"/>
            <w:bCs/>
            <w:color w:val="000000"/>
            <w:shd w:val="clear" w:color="auto" w:fill="FFFFFF"/>
          </w:rPr>
          <w:t xml:space="preserve">: </w:t>
        </w:r>
      </w:ins>
      <w:del w:id="103" w:author="Melissa Emery Thompson" w:date="2018-09-24T17:44:00Z">
        <w:r w:rsidR="00EC1D55" w:rsidRPr="00D94D9E" w:rsidDel="00B75A43">
          <w:rPr>
            <w:rFonts w:ascii="Times New Roman" w:hAnsi="Times New Roman" w:cs="Times New Roman"/>
            <w:bCs/>
            <w:color w:val="000000"/>
            <w:shd w:val="clear" w:color="auto" w:fill="FFFFFF"/>
          </w:rPr>
          <w:delText xml:space="preserve"> and a</w:delText>
        </w:r>
      </w:del>
      <w:ins w:id="104" w:author="Melissa Emery Thompson" w:date="2018-09-24T17:46:00Z">
        <w:r>
          <w:rPr>
            <w:rFonts w:ascii="Times New Roman" w:hAnsi="Times New Roman" w:cs="Times New Roman"/>
            <w:bCs/>
            <w:color w:val="000000"/>
            <w:shd w:val="clear" w:color="auto" w:fill="FFFFFF"/>
          </w:rPr>
          <w:t>a</w:t>
        </w:r>
      </w:ins>
      <w:r w:rsidR="00EC1D55" w:rsidRPr="00D94D9E">
        <w:rPr>
          <w:rFonts w:ascii="Times New Roman" w:hAnsi="Times New Roman" w:cs="Times New Roman"/>
          <w:bCs/>
          <w:color w:val="000000"/>
          <w:shd w:val="clear" w:color="auto" w:fill="FFFFFF"/>
        </w:rPr>
        <w:t>dult females and flanged males h</w:t>
      </w:r>
      <w:r w:rsidR="00EC1D55">
        <w:rPr>
          <w:rFonts w:ascii="Times New Roman" w:hAnsi="Times New Roman" w:cs="Times New Roman"/>
          <w:bCs/>
          <w:color w:val="000000"/>
          <w:shd w:val="clear" w:color="auto" w:fill="FFFFFF"/>
        </w:rPr>
        <w:t>ad</w:t>
      </w:r>
      <w:r w:rsidR="00EC1D55" w:rsidRPr="00D94D9E">
        <w:rPr>
          <w:rFonts w:ascii="Times New Roman" w:hAnsi="Times New Roman" w:cs="Times New Roman"/>
          <w:bCs/>
          <w:color w:val="000000"/>
          <w:shd w:val="clear" w:color="auto" w:fill="FFFFFF"/>
        </w:rPr>
        <w:t xml:space="preserve"> significantly elevated cortisol under social conditions compared to solitary conditions </w:t>
      </w:r>
      <w:del w:id="105" w:author="Melissa Emery Thompson" w:date="2018-09-24T17:47:00Z">
        <w:r w:rsidR="00EC1D55" w:rsidRPr="00D94D9E" w:rsidDel="00471688">
          <w:rPr>
            <w:rFonts w:ascii="Times New Roman" w:hAnsi="Times New Roman" w:cs="Times New Roman"/>
            <w:bCs/>
            <w:color w:val="000000"/>
            <w:shd w:val="clear" w:color="auto" w:fill="FFFFFF"/>
          </w:rPr>
          <w:delText xml:space="preserve">in pairwise comparisons </w:delText>
        </w:r>
      </w:del>
      <w:r w:rsidR="00EC1D55" w:rsidRPr="00D94D9E">
        <w:rPr>
          <w:rFonts w:ascii="Times New Roman" w:hAnsi="Times New Roman" w:cs="Times New Roman"/>
          <w:bCs/>
          <w:color w:val="000000"/>
          <w:shd w:val="clear" w:color="auto" w:fill="FFFFFF"/>
        </w:rPr>
        <w:t xml:space="preserve">(adult female: </w:t>
      </w:r>
      <w:r w:rsidR="00EC1D55" w:rsidRPr="00D94D9E">
        <w:rPr>
          <w:rFonts w:ascii="Times New Roman" w:hAnsi="Times New Roman" w:cs="Times New Roman"/>
          <w:bCs/>
          <w:i/>
          <w:color w:val="000000"/>
          <w:shd w:val="clear" w:color="auto" w:fill="FFFFFF"/>
        </w:rPr>
        <w:t>t</w:t>
      </w:r>
      <w:r w:rsidR="00EC1D55" w:rsidRPr="00D94D9E">
        <w:rPr>
          <w:rFonts w:ascii="Times New Roman" w:hAnsi="Times New Roman" w:cs="Times New Roman"/>
          <w:bCs/>
          <w:color w:val="000000"/>
          <w:shd w:val="clear" w:color="auto" w:fill="FFFFFF"/>
        </w:rPr>
        <w:t xml:space="preserve">(708)=2.266, p=0.024; flanged male: </w:t>
      </w:r>
      <w:r w:rsidR="00EC1D55" w:rsidRPr="00D94D9E">
        <w:rPr>
          <w:rFonts w:ascii="Times New Roman" w:hAnsi="Times New Roman" w:cs="Times New Roman"/>
          <w:bCs/>
          <w:i/>
          <w:color w:val="000000"/>
          <w:shd w:val="clear" w:color="auto" w:fill="FFFFFF"/>
        </w:rPr>
        <w:t>t</w:t>
      </w:r>
      <w:r w:rsidR="00697C12">
        <w:rPr>
          <w:rFonts w:ascii="Times New Roman" w:hAnsi="Times New Roman" w:cs="Times New Roman"/>
          <w:bCs/>
          <w:color w:val="000000"/>
          <w:shd w:val="clear" w:color="auto" w:fill="FFFFFF"/>
        </w:rPr>
        <w:t xml:space="preserve">(708)=2.099, p=0.036) (Figure </w:t>
      </w:r>
      <w:r w:rsidR="00DC2327">
        <w:rPr>
          <w:rFonts w:ascii="Times New Roman" w:hAnsi="Times New Roman" w:cs="Times New Roman"/>
          <w:bCs/>
          <w:color w:val="000000"/>
          <w:shd w:val="clear" w:color="auto" w:fill="FFFFFF"/>
        </w:rPr>
        <w:t>2</w:t>
      </w:r>
      <w:r w:rsidR="00EC1D55" w:rsidRPr="00D94D9E">
        <w:rPr>
          <w:rFonts w:ascii="Times New Roman" w:hAnsi="Times New Roman" w:cs="Times New Roman"/>
          <w:bCs/>
          <w:color w:val="000000"/>
          <w:shd w:val="clear" w:color="auto" w:fill="FFFFFF"/>
        </w:rPr>
        <w:t xml:space="preserve">). </w:t>
      </w:r>
      <w:ins w:id="106" w:author="Melissa Emery Thompson" w:date="2018-09-24T17:47:00Z">
        <w:r w:rsidR="00471688">
          <w:rPr>
            <w:rFonts w:ascii="Times New Roman" w:hAnsi="Times New Roman" w:cs="Times New Roman"/>
            <w:bCs/>
            <w:color w:val="000000"/>
            <w:shd w:val="clear" w:color="auto" w:fill="FFFFFF"/>
          </w:rPr>
          <w:t xml:space="preserve">By contrast, </w:t>
        </w:r>
      </w:ins>
      <w:del w:id="107" w:author="Melissa Emery Thompson" w:date="2018-09-24T17:47:00Z">
        <w:r w:rsidR="00EC1D55" w:rsidRPr="00D94D9E" w:rsidDel="00471688">
          <w:rPr>
            <w:rFonts w:ascii="Times New Roman" w:hAnsi="Times New Roman" w:cs="Times New Roman"/>
            <w:bCs/>
            <w:color w:val="000000"/>
            <w:shd w:val="clear" w:color="auto" w:fill="FFFFFF"/>
          </w:rPr>
          <w:delText>A</w:delText>
        </w:r>
      </w:del>
      <w:ins w:id="108" w:author="Melissa Emery Thompson" w:date="2018-09-24T17:47:00Z">
        <w:r w:rsidR="00471688">
          <w:rPr>
            <w:rFonts w:ascii="Times New Roman" w:hAnsi="Times New Roman" w:cs="Times New Roman"/>
            <w:bCs/>
            <w:color w:val="000000"/>
            <w:shd w:val="clear" w:color="auto" w:fill="FFFFFF"/>
          </w:rPr>
          <w:t>a</w:t>
        </w:r>
      </w:ins>
      <w:r w:rsidR="00EC1D55" w:rsidRPr="00D94D9E">
        <w:rPr>
          <w:rFonts w:ascii="Times New Roman" w:hAnsi="Times New Roman" w:cs="Times New Roman"/>
          <w:bCs/>
          <w:color w:val="000000"/>
          <w:shd w:val="clear" w:color="auto" w:fill="FFFFFF"/>
        </w:rPr>
        <w:t xml:space="preserve">dolescent females and unflanged males </w:t>
      </w:r>
      <w:r w:rsidR="00EC1D55">
        <w:rPr>
          <w:rFonts w:ascii="Times New Roman" w:hAnsi="Times New Roman" w:cs="Times New Roman"/>
          <w:bCs/>
          <w:color w:val="000000"/>
          <w:shd w:val="clear" w:color="auto" w:fill="FFFFFF"/>
        </w:rPr>
        <w:t>did</w:t>
      </w:r>
      <w:r w:rsidR="00EC1D55" w:rsidRPr="00D94D9E">
        <w:rPr>
          <w:rFonts w:ascii="Times New Roman" w:hAnsi="Times New Roman" w:cs="Times New Roman"/>
          <w:bCs/>
          <w:color w:val="000000"/>
          <w:shd w:val="clear" w:color="auto" w:fill="FFFFFF"/>
        </w:rPr>
        <w:t xml:space="preserve"> not have significantly different cortisol under social and non-social conditions (p=0.754, p=0.990, respectively). </w:t>
      </w:r>
    </w:p>
    <w:p w14:paraId="1152AD6B" w14:textId="053846A9" w:rsidR="00EC1D55" w:rsidDel="00402349" w:rsidRDefault="00EC1D55" w:rsidP="00A346FD">
      <w:pPr>
        <w:spacing w:line="480" w:lineRule="auto"/>
        <w:ind w:firstLine="720"/>
        <w:rPr>
          <w:del w:id="109" w:author="Melissa Emery Thompson" w:date="2018-09-24T19:29:00Z"/>
          <w:rFonts w:ascii="Times New Roman" w:hAnsi="Times New Roman" w:cs="Times New Roman"/>
          <w:bCs/>
          <w:color w:val="000000"/>
          <w:shd w:val="clear" w:color="auto" w:fill="FFFFFF"/>
        </w:rPr>
      </w:pPr>
      <w:del w:id="110" w:author="Melissa Emery Thompson" w:date="2018-09-24T19:29:00Z">
        <w:r w:rsidRPr="00D94D9E" w:rsidDel="00402349">
          <w:rPr>
            <w:rFonts w:ascii="Times New Roman" w:hAnsi="Times New Roman" w:cs="Times New Roman"/>
            <w:bCs/>
            <w:color w:val="000000"/>
            <w:shd w:val="clear" w:color="auto" w:fill="FFFFFF"/>
          </w:rPr>
          <w:delText xml:space="preserve">Because the interaction of age-sex and social state did not contribute significantly to the overall model, </w:delText>
        </w:r>
        <w:r w:rsidR="005A1242" w:rsidDel="00402349">
          <w:rPr>
            <w:rFonts w:ascii="Times New Roman" w:hAnsi="Times New Roman" w:cs="Times New Roman"/>
            <w:bCs/>
            <w:color w:val="000000"/>
            <w:shd w:val="clear" w:color="auto" w:fill="FFFFFF"/>
          </w:rPr>
          <w:delText>we</w:delText>
        </w:r>
        <w:r w:rsidDel="00402349">
          <w:rPr>
            <w:rFonts w:ascii="Times New Roman" w:hAnsi="Times New Roman" w:cs="Times New Roman"/>
            <w:bCs/>
            <w:color w:val="000000"/>
            <w:shd w:val="clear" w:color="auto" w:fill="FFFFFF"/>
          </w:rPr>
          <w:delText xml:space="preserve"> </w:delText>
        </w:r>
        <w:r w:rsidRPr="00D94D9E" w:rsidDel="00402349">
          <w:rPr>
            <w:rFonts w:ascii="Times New Roman" w:hAnsi="Times New Roman" w:cs="Times New Roman"/>
            <w:bCs/>
            <w:color w:val="000000"/>
            <w:shd w:val="clear" w:color="auto" w:fill="FFFFFF"/>
          </w:rPr>
          <w:delText>also ran a model without this interaction. While the AIC</w:delText>
        </w:r>
        <w:r w:rsidR="00F63A45" w:rsidDel="00402349">
          <w:rPr>
            <w:rFonts w:ascii="Times New Roman" w:hAnsi="Times New Roman" w:cs="Times New Roman"/>
            <w:bCs/>
            <w:color w:val="000000"/>
            <w:shd w:val="clear" w:color="auto" w:fill="FFFFFF"/>
          </w:rPr>
          <w:delText>c</w:delText>
        </w:r>
        <w:r w:rsidRPr="00D94D9E" w:rsidDel="00402349">
          <w:rPr>
            <w:rFonts w:ascii="Times New Roman" w:hAnsi="Times New Roman" w:cs="Times New Roman"/>
            <w:bCs/>
            <w:color w:val="000000"/>
            <w:shd w:val="clear" w:color="auto" w:fill="FFFFFF"/>
          </w:rPr>
          <w:delText xml:space="preserve"> is increased slightly</w:delText>
        </w:r>
        <w:r w:rsidDel="00402349">
          <w:rPr>
            <w:rFonts w:ascii="Times New Roman" w:hAnsi="Times New Roman" w:cs="Times New Roman"/>
            <w:bCs/>
            <w:color w:val="000000"/>
            <w:shd w:val="clear" w:color="auto" w:fill="FFFFFF"/>
          </w:rPr>
          <w:delText xml:space="preserve"> (</w:delText>
        </w:r>
        <w:r w:rsidRPr="00B1380E" w:rsidDel="00402349">
          <w:rPr>
            <w:rFonts w:ascii="Times New Roman" w:hAnsi="Times New Roman" w:cs="Times New Roman"/>
            <w:bCs/>
            <w:color w:val="222222"/>
            <w:shd w:val="clear" w:color="auto" w:fill="FFFFFF"/>
          </w:rPr>
          <w:delText>ΔAIC</w:delText>
        </w:r>
        <w:r w:rsidDel="00402349">
          <w:rPr>
            <w:rFonts w:ascii="Times New Roman" w:hAnsi="Times New Roman" w:cs="Times New Roman"/>
            <w:bCs/>
            <w:color w:val="000000"/>
            <w:shd w:val="clear" w:color="auto" w:fill="FFFFFF"/>
          </w:rPr>
          <w:delText>c=30.77)</w:delText>
        </w:r>
        <w:r w:rsidRPr="00D94D9E" w:rsidDel="00402349">
          <w:rPr>
            <w:rFonts w:ascii="Times New Roman" w:hAnsi="Times New Roman" w:cs="Times New Roman"/>
            <w:bCs/>
            <w:color w:val="000000"/>
            <w:shd w:val="clear" w:color="auto" w:fill="FFFFFF"/>
          </w:rPr>
          <w:delText xml:space="preserve">, indicating a poorer model fit, the effect of social state on cortisol </w:delText>
        </w:r>
        <w:r w:rsidRPr="00D94D9E" w:rsidDel="00402349">
          <w:rPr>
            <w:rFonts w:ascii="Times New Roman" w:hAnsi="Times New Roman" w:cs="Times New Roman"/>
            <w:bCs/>
            <w:i/>
            <w:color w:val="000000"/>
            <w:shd w:val="clear" w:color="auto" w:fill="FFFFFF"/>
          </w:rPr>
          <w:delText>is</w:delText>
        </w:r>
        <w:r w:rsidRPr="00D94D9E" w:rsidDel="00402349">
          <w:rPr>
            <w:rFonts w:ascii="Times New Roman" w:hAnsi="Times New Roman" w:cs="Times New Roman"/>
            <w:bCs/>
            <w:color w:val="000000"/>
            <w:shd w:val="clear" w:color="auto" w:fill="FFFFFF"/>
          </w:rPr>
          <w:delText xml:space="preserve"> significant (</w:delText>
        </w:r>
        <w:r w:rsidRPr="00270E54" w:rsidDel="00402349">
          <w:rPr>
            <w:rFonts w:ascii="Times New Roman" w:hAnsi="Times New Roman" w:cs="Times New Roman"/>
            <w:color w:val="222222"/>
            <w:shd w:val="clear" w:color="auto" w:fill="FFFFFF"/>
          </w:rPr>
          <w:delText>β</w:delText>
        </w:r>
        <w:r w:rsidDel="00402349">
          <w:rPr>
            <w:rFonts w:ascii="Times New Roman" w:hAnsi="Times New Roman" w:cs="Times New Roman"/>
            <w:bCs/>
            <w:color w:val="000000"/>
            <w:shd w:val="clear" w:color="auto" w:fill="FFFFFF"/>
          </w:rPr>
          <w:delText xml:space="preserve">=31.68, </w:delText>
        </w:r>
        <w:r w:rsidRPr="00D94D9E" w:rsidDel="00402349">
          <w:rPr>
            <w:rFonts w:ascii="Times New Roman" w:hAnsi="Times New Roman" w:cs="Times New Roman"/>
            <w:bCs/>
            <w:color w:val="000000"/>
            <w:shd w:val="clear" w:color="auto" w:fill="FFFFFF"/>
          </w:rPr>
          <w:delText xml:space="preserve">F=6.892, p=0.009). The interaction effect, while not significant, improves the model fit while also masking this effect of social state. </w:delText>
        </w:r>
      </w:del>
    </w:p>
    <w:p w14:paraId="7AD98F76" w14:textId="77777777" w:rsidR="00D51DB3" w:rsidRPr="00D94D9E" w:rsidRDefault="00D51DB3" w:rsidP="00A346FD">
      <w:pPr>
        <w:spacing w:line="480" w:lineRule="auto"/>
        <w:ind w:firstLine="720"/>
        <w:rPr>
          <w:rFonts w:ascii="Times New Roman" w:hAnsi="Times New Roman" w:cs="Times New Roman"/>
          <w:bCs/>
          <w:color w:val="000000"/>
          <w:shd w:val="clear" w:color="auto" w:fill="FFFFFF"/>
        </w:rPr>
      </w:pPr>
    </w:p>
    <w:p w14:paraId="2BD389F4" w14:textId="77A791B4" w:rsidR="00EC1D55" w:rsidRPr="0087113A" w:rsidRDefault="00697C12" w:rsidP="003D3216">
      <w:pPr>
        <w:spacing w:line="480" w:lineRule="auto"/>
        <w:rPr>
          <w:rFonts w:ascii="Times New Roman" w:hAnsi="Times New Roman" w:cs="Times New Roman"/>
          <w:b/>
          <w:color w:val="000000"/>
          <w:shd w:val="clear" w:color="auto" w:fill="FFFFFF"/>
        </w:rPr>
      </w:pPr>
      <w:r>
        <w:rPr>
          <w:rFonts w:ascii="Times New Roman" w:hAnsi="Times New Roman" w:cs="Times New Roman"/>
          <w:b/>
          <w:bCs/>
          <w:color w:val="000000"/>
          <w:shd w:val="clear" w:color="auto" w:fill="FFFFFF"/>
        </w:rPr>
        <w:t xml:space="preserve">Table </w:t>
      </w:r>
      <w:r w:rsidR="00DC2327">
        <w:rPr>
          <w:rFonts w:ascii="Times New Roman" w:hAnsi="Times New Roman" w:cs="Times New Roman"/>
          <w:b/>
          <w:bCs/>
          <w:color w:val="000000"/>
          <w:shd w:val="clear" w:color="auto" w:fill="FFFFFF"/>
        </w:rPr>
        <w:t>1</w:t>
      </w:r>
      <w:r w:rsidR="00EC1D55" w:rsidRPr="0087113A">
        <w:rPr>
          <w:rFonts w:ascii="Times New Roman" w:hAnsi="Times New Roman" w:cs="Times New Roman"/>
          <w:b/>
          <w:bCs/>
          <w:color w:val="000000"/>
          <w:shd w:val="clear" w:color="auto" w:fill="FFFFFF"/>
        </w:rPr>
        <w:t xml:space="preserve">. Fixed effects of the GLMM predicting urinary cortisol concentration </w:t>
      </w:r>
      <w:r w:rsidR="00EC1D55" w:rsidRPr="0087113A">
        <w:rPr>
          <w:rFonts w:ascii="Times New Roman" w:hAnsi="Times New Roman" w:cs="Times New Roman"/>
          <w:b/>
          <w:color w:val="000000"/>
          <w:shd w:val="clear" w:color="auto" w:fill="FFFFFF"/>
        </w:rPr>
        <w:t>based on the effect of focal age-sex, social state (social, Y or solitary, N), the interaction between them, and kilocalories consumed the day prior to sample collection. Significant effects (&lt;0.05) are in bold.</w:t>
      </w:r>
    </w:p>
    <w:tbl>
      <w:tblPr>
        <w:tblW w:w="6490" w:type="dxa"/>
        <w:tblInd w:w="108" w:type="dxa"/>
        <w:tblLook w:val="04A0" w:firstRow="1" w:lastRow="0" w:firstColumn="1" w:lastColumn="0" w:noHBand="0" w:noVBand="1"/>
      </w:tblPr>
      <w:tblGrid>
        <w:gridCol w:w="3109"/>
        <w:gridCol w:w="887"/>
        <w:gridCol w:w="785"/>
        <w:gridCol w:w="953"/>
        <w:gridCol w:w="756"/>
      </w:tblGrid>
      <w:tr w:rsidR="00EC1D55" w:rsidRPr="00D94D9E" w14:paraId="3D8B18F0" w14:textId="77777777" w:rsidTr="001A2A4B">
        <w:tc>
          <w:tcPr>
            <w:tcW w:w="3109" w:type="dxa"/>
          </w:tcPr>
          <w:p w14:paraId="6D602EAC"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tc>
        <w:tc>
          <w:tcPr>
            <w:tcW w:w="887" w:type="dxa"/>
          </w:tcPr>
          <w:p w14:paraId="1DEB6CBB"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F</w:t>
            </w:r>
          </w:p>
        </w:tc>
        <w:tc>
          <w:tcPr>
            <w:tcW w:w="785" w:type="dxa"/>
          </w:tcPr>
          <w:p w14:paraId="6BB6F94E" w14:textId="77777777" w:rsidR="00EC1D55" w:rsidRPr="00D94D9E" w:rsidRDefault="00EC1D55" w:rsidP="003D3216">
            <w:pPr>
              <w:spacing w:line="480" w:lineRule="auto"/>
              <w:jc w:val="center"/>
              <w:rPr>
                <w:rFonts w:ascii="Times New Roman" w:hAnsi="Times New Roman" w:cs="Times New Roman"/>
                <w:b/>
                <w:i/>
                <w:color w:val="000000"/>
                <w:shd w:val="clear" w:color="auto" w:fill="FFFFFF"/>
              </w:rPr>
            </w:pPr>
            <w:r w:rsidRPr="00D94D9E">
              <w:rPr>
                <w:rFonts w:ascii="Times New Roman" w:hAnsi="Times New Roman" w:cs="Times New Roman"/>
                <w:b/>
                <w:i/>
                <w:color w:val="000000"/>
                <w:shd w:val="clear" w:color="auto" w:fill="FFFFFF"/>
              </w:rPr>
              <w:t>df1</w:t>
            </w:r>
          </w:p>
        </w:tc>
        <w:tc>
          <w:tcPr>
            <w:tcW w:w="953" w:type="dxa"/>
          </w:tcPr>
          <w:p w14:paraId="65870817" w14:textId="77777777" w:rsidR="00EC1D55" w:rsidRPr="00D94D9E" w:rsidRDefault="00EC1D55" w:rsidP="003D3216">
            <w:pPr>
              <w:spacing w:line="480" w:lineRule="auto"/>
              <w:jc w:val="center"/>
              <w:rPr>
                <w:rFonts w:ascii="Times New Roman" w:hAnsi="Times New Roman" w:cs="Times New Roman"/>
                <w:b/>
                <w:i/>
                <w:color w:val="000000"/>
                <w:shd w:val="clear" w:color="auto" w:fill="FFFFFF"/>
              </w:rPr>
            </w:pPr>
            <w:r w:rsidRPr="00D94D9E">
              <w:rPr>
                <w:rFonts w:ascii="Times New Roman" w:hAnsi="Times New Roman" w:cs="Times New Roman"/>
                <w:b/>
                <w:i/>
                <w:color w:val="000000"/>
                <w:shd w:val="clear" w:color="auto" w:fill="FFFFFF"/>
              </w:rPr>
              <w:t>df2</w:t>
            </w:r>
          </w:p>
        </w:tc>
        <w:tc>
          <w:tcPr>
            <w:tcW w:w="756" w:type="dxa"/>
          </w:tcPr>
          <w:p w14:paraId="084E43C9"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P</w:t>
            </w:r>
          </w:p>
        </w:tc>
      </w:tr>
      <w:tr w:rsidR="00EC1D55" w:rsidRPr="00D94D9E" w14:paraId="42326397" w14:textId="77777777" w:rsidTr="001A2A4B">
        <w:tc>
          <w:tcPr>
            <w:tcW w:w="3109" w:type="dxa"/>
          </w:tcPr>
          <w:p w14:paraId="1C487B64"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Corrected Model</w:t>
            </w:r>
          </w:p>
        </w:tc>
        <w:tc>
          <w:tcPr>
            <w:tcW w:w="887" w:type="dxa"/>
          </w:tcPr>
          <w:p w14:paraId="23B27AC1"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3.510</w:t>
            </w:r>
          </w:p>
        </w:tc>
        <w:tc>
          <w:tcPr>
            <w:tcW w:w="785" w:type="dxa"/>
          </w:tcPr>
          <w:p w14:paraId="111C0646"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8</w:t>
            </w:r>
          </w:p>
        </w:tc>
        <w:tc>
          <w:tcPr>
            <w:tcW w:w="953" w:type="dxa"/>
          </w:tcPr>
          <w:p w14:paraId="7B295BD5"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708</w:t>
            </w:r>
          </w:p>
        </w:tc>
        <w:tc>
          <w:tcPr>
            <w:tcW w:w="756" w:type="dxa"/>
          </w:tcPr>
          <w:p w14:paraId="7CB4E141"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0.001</w:t>
            </w:r>
          </w:p>
        </w:tc>
      </w:tr>
      <w:tr w:rsidR="00EC1D55" w:rsidRPr="00D94D9E" w14:paraId="3E6569AE" w14:textId="77777777" w:rsidTr="001A2A4B">
        <w:tc>
          <w:tcPr>
            <w:tcW w:w="3109" w:type="dxa"/>
          </w:tcPr>
          <w:p w14:paraId="22235DC4"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lastRenderedPageBreak/>
              <w:t>Focal age-sex</w:t>
            </w:r>
          </w:p>
        </w:tc>
        <w:tc>
          <w:tcPr>
            <w:tcW w:w="887" w:type="dxa"/>
          </w:tcPr>
          <w:p w14:paraId="41D0EDBD"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6.335</w:t>
            </w:r>
          </w:p>
        </w:tc>
        <w:tc>
          <w:tcPr>
            <w:tcW w:w="785" w:type="dxa"/>
          </w:tcPr>
          <w:p w14:paraId="073D34B8"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w:t>
            </w:r>
          </w:p>
        </w:tc>
        <w:tc>
          <w:tcPr>
            <w:tcW w:w="953" w:type="dxa"/>
          </w:tcPr>
          <w:p w14:paraId="521C2E24"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708</w:t>
            </w:r>
          </w:p>
        </w:tc>
        <w:tc>
          <w:tcPr>
            <w:tcW w:w="756" w:type="dxa"/>
          </w:tcPr>
          <w:p w14:paraId="1E22F6DE"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0.000</w:t>
            </w:r>
          </w:p>
        </w:tc>
      </w:tr>
      <w:tr w:rsidR="00EC1D55" w:rsidRPr="00D94D9E" w14:paraId="42C0C393" w14:textId="77777777" w:rsidTr="001A2A4B">
        <w:tc>
          <w:tcPr>
            <w:tcW w:w="3109" w:type="dxa"/>
          </w:tcPr>
          <w:p w14:paraId="5394198B"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Social Y or N</w:t>
            </w:r>
          </w:p>
        </w:tc>
        <w:tc>
          <w:tcPr>
            <w:tcW w:w="887" w:type="dxa"/>
          </w:tcPr>
          <w:p w14:paraId="73A4C176"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0.896</w:t>
            </w:r>
          </w:p>
        </w:tc>
        <w:tc>
          <w:tcPr>
            <w:tcW w:w="785" w:type="dxa"/>
          </w:tcPr>
          <w:p w14:paraId="129EAF26"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w:t>
            </w:r>
          </w:p>
        </w:tc>
        <w:tc>
          <w:tcPr>
            <w:tcW w:w="953" w:type="dxa"/>
          </w:tcPr>
          <w:p w14:paraId="6CB21234"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708</w:t>
            </w:r>
          </w:p>
        </w:tc>
        <w:tc>
          <w:tcPr>
            <w:tcW w:w="756" w:type="dxa"/>
          </w:tcPr>
          <w:p w14:paraId="06714716"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0.344</w:t>
            </w:r>
          </w:p>
        </w:tc>
      </w:tr>
      <w:tr w:rsidR="00EC1D55" w:rsidRPr="00D94D9E" w14:paraId="6D578FF4" w14:textId="77777777" w:rsidTr="001A2A4B">
        <w:tc>
          <w:tcPr>
            <w:tcW w:w="3109" w:type="dxa"/>
          </w:tcPr>
          <w:p w14:paraId="781BBB29"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Kcal consumed</w:t>
            </w:r>
          </w:p>
        </w:tc>
        <w:tc>
          <w:tcPr>
            <w:tcW w:w="887" w:type="dxa"/>
          </w:tcPr>
          <w:p w14:paraId="5AE80F26"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0.166</w:t>
            </w:r>
          </w:p>
        </w:tc>
        <w:tc>
          <w:tcPr>
            <w:tcW w:w="785" w:type="dxa"/>
          </w:tcPr>
          <w:p w14:paraId="139A1D5E"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w:t>
            </w:r>
          </w:p>
        </w:tc>
        <w:tc>
          <w:tcPr>
            <w:tcW w:w="953" w:type="dxa"/>
          </w:tcPr>
          <w:p w14:paraId="1A655C98"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708</w:t>
            </w:r>
          </w:p>
        </w:tc>
        <w:tc>
          <w:tcPr>
            <w:tcW w:w="756" w:type="dxa"/>
          </w:tcPr>
          <w:p w14:paraId="3D9DE499"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0.684</w:t>
            </w:r>
          </w:p>
        </w:tc>
      </w:tr>
      <w:tr w:rsidR="00EC1D55" w:rsidRPr="00D94D9E" w14:paraId="4DFEF587" w14:textId="77777777" w:rsidTr="001A2A4B">
        <w:tc>
          <w:tcPr>
            <w:tcW w:w="3109" w:type="dxa"/>
          </w:tcPr>
          <w:p w14:paraId="533A83B1"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Focal age-sex*Social Y or N</w:t>
            </w:r>
          </w:p>
        </w:tc>
        <w:tc>
          <w:tcPr>
            <w:tcW w:w="887" w:type="dxa"/>
          </w:tcPr>
          <w:p w14:paraId="06DB077A"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0.920</w:t>
            </w:r>
          </w:p>
        </w:tc>
        <w:tc>
          <w:tcPr>
            <w:tcW w:w="785" w:type="dxa"/>
          </w:tcPr>
          <w:p w14:paraId="1BBA958F"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w:t>
            </w:r>
          </w:p>
        </w:tc>
        <w:tc>
          <w:tcPr>
            <w:tcW w:w="953" w:type="dxa"/>
          </w:tcPr>
          <w:p w14:paraId="6008584D"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708</w:t>
            </w:r>
          </w:p>
        </w:tc>
        <w:tc>
          <w:tcPr>
            <w:tcW w:w="756" w:type="dxa"/>
          </w:tcPr>
          <w:p w14:paraId="3B307B82"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0.431</w:t>
            </w:r>
          </w:p>
        </w:tc>
      </w:tr>
    </w:tbl>
    <w:p w14:paraId="491E2AF0" w14:textId="77777777" w:rsidR="00EC1D55" w:rsidRPr="00D94D9E" w:rsidRDefault="00EC1D55" w:rsidP="00A346FD">
      <w:pPr>
        <w:spacing w:line="480" w:lineRule="auto"/>
        <w:ind w:firstLine="720"/>
        <w:jc w:val="both"/>
        <w:rPr>
          <w:rFonts w:ascii="Times New Roman" w:hAnsi="Times New Roman" w:cs="Times New Roman"/>
          <w:bCs/>
          <w:color w:val="000000"/>
          <w:shd w:val="clear" w:color="auto" w:fill="FFFFFF"/>
        </w:rPr>
      </w:pPr>
    </w:p>
    <w:p w14:paraId="25620C6F" w14:textId="302BBE32" w:rsidR="00EC1D55" w:rsidRPr="00D94D9E" w:rsidDel="001850BD" w:rsidRDefault="00EC1D55" w:rsidP="00B12A96">
      <w:pPr>
        <w:spacing w:line="480" w:lineRule="auto"/>
        <w:ind w:firstLine="720"/>
        <w:rPr>
          <w:del w:id="111" w:author="Melissa Emery Thompson" w:date="2018-09-24T18:06:00Z"/>
          <w:rFonts w:ascii="Times New Roman" w:hAnsi="Times New Roman" w:cs="Times New Roman"/>
          <w:bCs/>
          <w:color w:val="000000"/>
          <w:shd w:val="clear" w:color="auto" w:fill="FFFFFF"/>
        </w:rPr>
      </w:pPr>
      <w:del w:id="112" w:author="Melissa Emery Thompson" w:date="2018-09-24T18:06:00Z">
        <w:r w:rsidRPr="00D94D9E" w:rsidDel="001850BD">
          <w:rPr>
            <w:rFonts w:ascii="Times New Roman" w:hAnsi="Times New Roman" w:cs="Times New Roman"/>
            <w:bCs/>
            <w:color w:val="000000"/>
            <w:shd w:val="clear" w:color="auto" w:fill="FFFFFF"/>
          </w:rPr>
          <w:delText xml:space="preserve">Additional models were run that included the same factors as the previous best-fit model along with the addition of the presence or absence of each age-sex social partner. None of these contributed to the models significantly, due to notably small sample sizes for each type of social dyad for this cortisol data set. </w:delText>
        </w:r>
      </w:del>
    </w:p>
    <w:p w14:paraId="7C03388C" w14:textId="43D0FE17" w:rsidR="00A03ECD" w:rsidRPr="003F7813" w:rsidRDefault="008741B7" w:rsidP="00D06A5A">
      <w:pPr>
        <w:autoSpaceDE w:val="0"/>
        <w:autoSpaceDN w:val="0"/>
        <w:adjustRightInd w:val="0"/>
        <w:spacing w:line="480" w:lineRule="auto"/>
        <w:jc w:val="center"/>
        <w:rPr>
          <w:rFonts w:ascii="Times New Roman" w:hAnsi="Times New Roman" w:cs="Times New Roman"/>
          <w:i/>
        </w:rPr>
      </w:pPr>
      <w:r>
        <w:rPr>
          <w:rFonts w:ascii="Times New Roman" w:hAnsi="Times New Roman" w:cs="Times New Roman"/>
          <w:i/>
          <w:noProof/>
        </w:rPr>
        <w:drawing>
          <wp:inline distT="0" distB="0" distL="0" distR="0" wp14:anchorId="745210F3" wp14:editId="2D3AF2AF">
            <wp:extent cx="5452636" cy="4281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 Predicted cortisol by age-sex.tif"/>
                    <pic:cNvPicPr/>
                  </pic:nvPicPr>
                  <pic:blipFill rotWithShape="1">
                    <a:blip r:embed="rId10"/>
                    <a:srcRect l="5048" t="3529" r="3206" b="40807"/>
                    <a:stretch/>
                  </pic:blipFill>
                  <pic:spPr bwMode="auto">
                    <a:xfrm>
                      <a:off x="0" y="0"/>
                      <a:ext cx="5453040" cy="4281487"/>
                    </a:xfrm>
                    <a:prstGeom prst="rect">
                      <a:avLst/>
                    </a:prstGeom>
                    <a:ln>
                      <a:noFill/>
                    </a:ln>
                    <a:extLst>
                      <a:ext uri="{53640926-AAD7-44D8-BBD7-CCE9431645EC}">
                        <a14:shadowObscured xmlns:a14="http://schemas.microsoft.com/office/drawing/2010/main"/>
                      </a:ext>
                    </a:extLst>
                  </pic:spPr>
                </pic:pic>
              </a:graphicData>
            </a:graphic>
          </wp:inline>
        </w:drawing>
      </w:r>
    </w:p>
    <w:p w14:paraId="04E641FF" w14:textId="39683B6F" w:rsidR="00EC1D55" w:rsidRPr="0087113A" w:rsidRDefault="001A2A4B" w:rsidP="003D3216">
      <w:pPr>
        <w:autoSpaceDE w:val="0"/>
        <w:autoSpaceDN w:val="0"/>
        <w:adjustRightInd w:val="0"/>
        <w:spacing w:line="480" w:lineRule="auto"/>
        <w:rPr>
          <w:rFonts w:ascii="Times New Roman" w:hAnsi="Times New Roman" w:cs="Times New Roman"/>
          <w:b/>
        </w:rPr>
      </w:pPr>
      <w:r>
        <w:rPr>
          <w:rFonts w:ascii="Times New Roman" w:hAnsi="Times New Roman" w:cs="Times New Roman"/>
          <w:b/>
        </w:rPr>
        <w:t xml:space="preserve">Figure </w:t>
      </w:r>
      <w:r w:rsidR="00DC2327">
        <w:rPr>
          <w:rFonts w:ascii="Times New Roman" w:hAnsi="Times New Roman" w:cs="Times New Roman"/>
          <w:b/>
        </w:rPr>
        <w:t>1</w:t>
      </w:r>
      <w:r w:rsidR="00EC1D55" w:rsidRPr="0087113A">
        <w:rPr>
          <w:rFonts w:ascii="Times New Roman" w:hAnsi="Times New Roman" w:cs="Times New Roman"/>
          <w:b/>
        </w:rPr>
        <w:t xml:space="preserve">. Urinary cortisol concentration for each age-sex class as predicted by age-sex, social state, their interaction, and kilocalories consumed the day prior to urine sample </w:t>
      </w:r>
      <w:r w:rsidR="00EC1D55" w:rsidRPr="0087113A">
        <w:rPr>
          <w:rFonts w:ascii="Times New Roman" w:hAnsi="Times New Roman" w:cs="Times New Roman"/>
          <w:b/>
        </w:rPr>
        <w:lastRenderedPageBreak/>
        <w:t>collection. There are significant differences among the age-sex classes in urinary cortisol concentration, adult females have significantly higher cortisol compared to all other age-sex classes (adolescent females, P&lt;0.001; flanged males, p=0.021; unflanged males, p=0.003).</w:t>
      </w:r>
    </w:p>
    <w:p w14:paraId="107E80E6" w14:textId="33C53CD0" w:rsidR="00EC1D55" w:rsidRDefault="00EC1D55" w:rsidP="003D3216">
      <w:pPr>
        <w:autoSpaceDE w:val="0"/>
        <w:autoSpaceDN w:val="0"/>
        <w:adjustRightInd w:val="0"/>
        <w:spacing w:line="480" w:lineRule="auto"/>
        <w:rPr>
          <w:rFonts w:ascii="Times New Roman" w:hAnsi="Times New Roman" w:cs="Times New Roman"/>
        </w:rPr>
      </w:pPr>
    </w:p>
    <w:p w14:paraId="5FC6F3FE" w14:textId="50C8697A" w:rsidR="00C7179E" w:rsidRDefault="00C7179E" w:rsidP="003D3216">
      <w:pPr>
        <w:autoSpaceDE w:val="0"/>
        <w:autoSpaceDN w:val="0"/>
        <w:adjustRightInd w:val="0"/>
        <w:spacing w:line="480" w:lineRule="auto"/>
        <w:rPr>
          <w:rFonts w:ascii="Times New Roman" w:hAnsi="Times New Roman" w:cs="Times New Roman"/>
        </w:rPr>
      </w:pPr>
    </w:p>
    <w:p w14:paraId="0972F991" w14:textId="77777777" w:rsidR="00122BA7" w:rsidRDefault="00122BA7" w:rsidP="003D3216">
      <w:pPr>
        <w:autoSpaceDE w:val="0"/>
        <w:autoSpaceDN w:val="0"/>
        <w:adjustRightInd w:val="0"/>
        <w:spacing w:line="480" w:lineRule="auto"/>
        <w:rPr>
          <w:noProof/>
        </w:rPr>
      </w:pPr>
    </w:p>
    <w:p w14:paraId="4F1F0CDC" w14:textId="319A59C7" w:rsidR="00122BA7" w:rsidRDefault="00122BA7" w:rsidP="003D3216">
      <w:pPr>
        <w:autoSpaceDE w:val="0"/>
        <w:autoSpaceDN w:val="0"/>
        <w:adjustRightInd w:val="0"/>
        <w:spacing w:line="480" w:lineRule="auto"/>
        <w:rPr>
          <w:rFonts w:ascii="Times New Roman" w:hAnsi="Times New Roman" w:cs="Times New Roman"/>
        </w:rPr>
      </w:pPr>
      <w:r>
        <w:rPr>
          <w:noProof/>
        </w:rPr>
        <w:drawing>
          <wp:inline distT="0" distB="0" distL="0" distR="0" wp14:anchorId="5C753AD8" wp14:editId="793A0375">
            <wp:extent cx="5252563" cy="4891088"/>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6252" t="4334" r="5361" b="32066"/>
                    <a:stretch/>
                  </pic:blipFill>
                  <pic:spPr bwMode="auto">
                    <a:xfrm>
                      <a:off x="0" y="0"/>
                      <a:ext cx="5253425" cy="4891890"/>
                    </a:xfrm>
                    <a:prstGeom prst="rect">
                      <a:avLst/>
                    </a:prstGeom>
                    <a:noFill/>
                    <a:ln>
                      <a:noFill/>
                    </a:ln>
                    <a:extLst>
                      <a:ext uri="{53640926-AAD7-44D8-BBD7-CCE9431645EC}">
                        <a14:shadowObscured xmlns:a14="http://schemas.microsoft.com/office/drawing/2010/main"/>
                      </a:ext>
                    </a:extLst>
                  </pic:spPr>
                </pic:pic>
              </a:graphicData>
            </a:graphic>
          </wp:inline>
        </w:drawing>
      </w:r>
    </w:p>
    <w:p w14:paraId="3E815E19" w14:textId="292CDF08" w:rsidR="005879CC" w:rsidRPr="00D94D9E" w:rsidRDefault="005879CC" w:rsidP="003D3216">
      <w:pPr>
        <w:autoSpaceDE w:val="0"/>
        <w:autoSpaceDN w:val="0"/>
        <w:adjustRightInd w:val="0"/>
        <w:spacing w:line="480" w:lineRule="auto"/>
        <w:rPr>
          <w:rFonts w:ascii="Times New Roman" w:hAnsi="Times New Roman" w:cs="Times New Roman"/>
        </w:rPr>
      </w:pPr>
    </w:p>
    <w:p w14:paraId="60239FF0" w14:textId="630CD01D" w:rsidR="00EC1D55" w:rsidRPr="00C25F2A" w:rsidRDefault="001A2A4B" w:rsidP="003D3216">
      <w:pPr>
        <w:autoSpaceDE w:val="0"/>
        <w:autoSpaceDN w:val="0"/>
        <w:adjustRightInd w:val="0"/>
        <w:spacing w:line="480" w:lineRule="auto"/>
        <w:rPr>
          <w:rFonts w:ascii="Times New Roman" w:hAnsi="Times New Roman" w:cs="Times New Roman"/>
          <w:b/>
        </w:rPr>
      </w:pPr>
      <w:r>
        <w:rPr>
          <w:rFonts w:ascii="Times New Roman" w:hAnsi="Times New Roman" w:cs="Times New Roman"/>
          <w:b/>
        </w:rPr>
        <w:lastRenderedPageBreak/>
        <w:t xml:space="preserve">Figure </w:t>
      </w:r>
      <w:r w:rsidR="00DC2327">
        <w:rPr>
          <w:rFonts w:ascii="Times New Roman" w:hAnsi="Times New Roman" w:cs="Times New Roman"/>
          <w:b/>
        </w:rPr>
        <w:t>2</w:t>
      </w:r>
      <w:r w:rsidR="00EC1D55" w:rsidRPr="00C25F2A">
        <w:rPr>
          <w:rFonts w:ascii="Times New Roman" w:hAnsi="Times New Roman" w:cs="Times New Roman"/>
          <w:b/>
        </w:rPr>
        <w:t>. Mean cortisol of each age-</w:t>
      </w:r>
      <w:r w:rsidR="003435DE">
        <w:rPr>
          <w:rFonts w:ascii="Times New Roman" w:hAnsi="Times New Roman" w:cs="Times New Roman"/>
          <w:b/>
        </w:rPr>
        <w:t>sex class when they are social versus solitary</w:t>
      </w:r>
      <w:r w:rsidR="00EC1D55" w:rsidRPr="00C25F2A">
        <w:rPr>
          <w:rFonts w:ascii="Times New Roman" w:hAnsi="Times New Roman" w:cs="Times New Roman"/>
          <w:b/>
        </w:rPr>
        <w:t>. Socializing is associated with a significant increase in cortisol in adult females (p=0.024) and flanged males (p=0.036). Socializing does not significantly influence urinary cortisol for adolescent females or unflanged males.</w:t>
      </w:r>
    </w:p>
    <w:p w14:paraId="51BBB6B8" w14:textId="77777777" w:rsidR="00EC1D55" w:rsidRPr="00D94D9E" w:rsidRDefault="00EC1D55" w:rsidP="003D3216">
      <w:pPr>
        <w:autoSpaceDE w:val="0"/>
        <w:autoSpaceDN w:val="0"/>
        <w:adjustRightInd w:val="0"/>
        <w:spacing w:line="480" w:lineRule="auto"/>
        <w:rPr>
          <w:rFonts w:ascii="Times New Roman" w:hAnsi="Times New Roman" w:cs="Times New Roman"/>
          <w:b/>
        </w:rPr>
      </w:pPr>
    </w:p>
    <w:p w14:paraId="295D8657" w14:textId="77777777" w:rsidR="00EC1D55" w:rsidRPr="00D94D9E" w:rsidRDefault="00EC1D55" w:rsidP="003D3216">
      <w:pPr>
        <w:autoSpaceDE w:val="0"/>
        <w:autoSpaceDN w:val="0"/>
        <w:adjustRightInd w:val="0"/>
        <w:spacing w:line="480" w:lineRule="auto"/>
        <w:rPr>
          <w:rFonts w:ascii="Times New Roman" w:hAnsi="Times New Roman" w:cs="Times New Roman"/>
          <w:b/>
        </w:rPr>
      </w:pPr>
    </w:p>
    <w:p w14:paraId="03F774C0" w14:textId="4772FDE8" w:rsidR="00EC1D55" w:rsidRPr="00CF4D33" w:rsidRDefault="00EC1D55" w:rsidP="00A346FD">
      <w:pPr>
        <w:spacing w:line="480" w:lineRule="auto"/>
        <w:outlineLvl w:val="0"/>
        <w:rPr>
          <w:rFonts w:ascii="Times New Roman" w:hAnsi="Times New Roman" w:cs="Times New Roman"/>
          <w:i/>
          <w:color w:val="000000"/>
          <w:shd w:val="clear" w:color="auto" w:fill="FFFFFF"/>
        </w:rPr>
      </w:pPr>
      <w:r>
        <w:rPr>
          <w:rFonts w:ascii="Times New Roman" w:hAnsi="Times New Roman" w:cs="Times New Roman"/>
          <w:i/>
          <w:color w:val="000000"/>
          <w:shd w:val="clear" w:color="auto" w:fill="FFFFFF"/>
        </w:rPr>
        <w:t>Self-Directed B</w:t>
      </w:r>
      <w:r w:rsidRPr="00D94D9E">
        <w:rPr>
          <w:rFonts w:ascii="Times New Roman" w:hAnsi="Times New Roman" w:cs="Times New Roman"/>
          <w:i/>
          <w:color w:val="000000"/>
          <w:shd w:val="clear" w:color="auto" w:fill="FFFFFF"/>
        </w:rPr>
        <w:t>ehavior</w:t>
      </w:r>
    </w:p>
    <w:p w14:paraId="4746A59E" w14:textId="5F7FD93A" w:rsidR="00EC1D55" w:rsidRPr="00D94D9E" w:rsidRDefault="00680642" w:rsidP="00B12A96">
      <w:pPr>
        <w:spacing w:line="480" w:lineRule="auto"/>
        <w:ind w:firstLine="720"/>
        <w:jc w:val="both"/>
        <w:rPr>
          <w:rFonts w:ascii="Times New Roman" w:hAnsi="Times New Roman" w:cs="Times New Roman"/>
          <w:color w:val="000000"/>
          <w:shd w:val="clear" w:color="auto" w:fill="FFFFFF"/>
        </w:rPr>
      </w:pPr>
      <w:del w:id="113" w:author="Melissa Emery Thompson" w:date="2018-09-24T18:07:00Z">
        <w:r w:rsidDel="001850BD">
          <w:rPr>
            <w:rFonts w:ascii="Times New Roman" w:hAnsi="Times New Roman" w:cs="Times New Roman"/>
            <w:color w:val="000000"/>
            <w:shd w:val="clear" w:color="auto" w:fill="FFFFFF"/>
          </w:rPr>
          <w:delText>E</w:delText>
        </w:r>
        <w:r w:rsidR="00EC1D55" w:rsidRPr="00D94D9E" w:rsidDel="001850BD">
          <w:rPr>
            <w:rFonts w:ascii="Times New Roman" w:hAnsi="Times New Roman" w:cs="Times New Roman"/>
            <w:color w:val="000000"/>
            <w:shd w:val="clear" w:color="auto" w:fill="FFFFFF"/>
          </w:rPr>
          <w:delText>ach of the predictor variables contributed significantly to the model</w:delText>
        </w:r>
        <w:r w:rsidR="00D51DB3" w:rsidDel="001850BD">
          <w:rPr>
            <w:rFonts w:ascii="Times New Roman" w:hAnsi="Times New Roman" w:cs="Times New Roman"/>
            <w:color w:val="000000"/>
            <w:shd w:val="clear" w:color="auto" w:fill="FFFFFF"/>
          </w:rPr>
          <w:delText>,</w:delText>
        </w:r>
        <w:r w:rsidR="00EC1D55" w:rsidRPr="00D94D9E" w:rsidDel="001850BD">
          <w:rPr>
            <w:rFonts w:ascii="Times New Roman" w:hAnsi="Times New Roman" w:cs="Times New Roman"/>
            <w:color w:val="000000"/>
            <w:shd w:val="clear" w:color="auto" w:fill="FFFFFF"/>
          </w:rPr>
          <w:delText xml:space="preserve"> </w:delText>
        </w:r>
        <w:r w:rsidDel="001850BD">
          <w:rPr>
            <w:rFonts w:ascii="Times New Roman" w:hAnsi="Times New Roman" w:cs="Times New Roman"/>
            <w:color w:val="000000"/>
            <w:shd w:val="clear" w:color="auto" w:fill="FFFFFF"/>
          </w:rPr>
          <w:delText>predicting rate of self-directed behavior</w:delText>
        </w:r>
      </w:del>
      <w:ins w:id="114" w:author="Melissa Emery Thompson" w:date="2018-09-24T18:07:00Z">
        <w:r w:rsidR="001850BD">
          <w:rPr>
            <w:rFonts w:ascii="Times New Roman" w:hAnsi="Times New Roman" w:cs="Times New Roman"/>
            <w:color w:val="000000"/>
            <w:shd w:val="clear" w:color="auto" w:fill="FFFFFF"/>
          </w:rPr>
          <w:t>Se</w:t>
        </w:r>
      </w:ins>
      <w:ins w:id="115" w:author="Melissa Emery Thompson" w:date="2018-09-24T18:08:00Z">
        <w:r w:rsidR="001850BD">
          <w:rPr>
            <w:rFonts w:ascii="Times New Roman" w:hAnsi="Times New Roman" w:cs="Times New Roman"/>
            <w:color w:val="000000"/>
            <w:shd w:val="clear" w:color="auto" w:fill="FFFFFF"/>
          </w:rPr>
          <w:t xml:space="preserve">lf-directed behavior was predicted by </w:t>
        </w:r>
      </w:ins>
      <w:ins w:id="116" w:author="Melissa Emery Thompson" w:date="2018-09-24T18:13:00Z">
        <w:r w:rsidR="00155FC0">
          <w:rPr>
            <w:rFonts w:ascii="Times New Roman" w:hAnsi="Times New Roman" w:cs="Times New Roman"/>
            <w:color w:val="000000"/>
            <w:shd w:val="clear" w:color="auto" w:fill="FFFFFF"/>
          </w:rPr>
          <w:t xml:space="preserve">an interaction of </w:t>
        </w:r>
      </w:ins>
      <w:ins w:id="117" w:author="Melissa Emery Thompson" w:date="2018-09-24T18:08:00Z">
        <w:r w:rsidR="001850BD">
          <w:rPr>
            <w:rFonts w:ascii="Times New Roman" w:hAnsi="Times New Roman" w:cs="Times New Roman"/>
            <w:color w:val="000000"/>
            <w:shd w:val="clear" w:color="auto" w:fill="FFFFFF"/>
          </w:rPr>
          <w:t>focal age-sex</w:t>
        </w:r>
      </w:ins>
      <w:ins w:id="118" w:author="Melissa Emery Thompson" w:date="2018-09-24T18:13:00Z">
        <w:r w:rsidR="00155FC0">
          <w:rPr>
            <w:rFonts w:ascii="Times New Roman" w:hAnsi="Times New Roman" w:cs="Times New Roman"/>
            <w:color w:val="000000"/>
            <w:shd w:val="clear" w:color="auto" w:fill="FFFFFF"/>
          </w:rPr>
          <w:t xml:space="preserve"> and </w:t>
        </w:r>
      </w:ins>
      <w:ins w:id="119" w:author="Melissa Emery Thompson" w:date="2018-09-24T18:08:00Z">
        <w:r w:rsidR="001850BD">
          <w:rPr>
            <w:rFonts w:ascii="Times New Roman" w:hAnsi="Times New Roman" w:cs="Times New Roman"/>
            <w:color w:val="000000"/>
            <w:shd w:val="clear" w:color="auto" w:fill="FFFFFF"/>
          </w:rPr>
          <w:t xml:space="preserve">social state </w:t>
        </w:r>
      </w:ins>
      <w:del w:id="120" w:author="Melissa Emery Thompson" w:date="2018-09-24T18:13:00Z">
        <w:r w:rsidDel="00155FC0">
          <w:rPr>
            <w:rFonts w:ascii="Times New Roman" w:hAnsi="Times New Roman" w:cs="Times New Roman"/>
            <w:color w:val="000000"/>
            <w:shd w:val="clear" w:color="auto" w:fill="FFFFFF"/>
          </w:rPr>
          <w:delText xml:space="preserve"> </w:delText>
        </w:r>
      </w:del>
      <w:r w:rsidR="00EC1D55" w:rsidRPr="00D94D9E">
        <w:rPr>
          <w:rFonts w:ascii="Times New Roman" w:hAnsi="Times New Roman" w:cs="Times New Roman"/>
          <w:color w:val="000000"/>
          <w:shd w:val="clear" w:color="auto" w:fill="FFFFFF"/>
        </w:rPr>
        <w:t>(</w:t>
      </w:r>
      <w:del w:id="121" w:author="Melissa Emery Thompson" w:date="2018-09-24T18:13:00Z">
        <w:r w:rsidR="00EC1D55" w:rsidRPr="00D94D9E" w:rsidDel="00155FC0">
          <w:rPr>
            <w:rFonts w:ascii="Times New Roman" w:hAnsi="Times New Roman" w:cs="Times New Roman"/>
            <w:color w:val="000000"/>
            <w:shd w:val="clear" w:color="auto" w:fill="FFFFFF"/>
          </w:rPr>
          <w:delText>focal age-sex: F</w:delText>
        </w:r>
        <w:r w:rsidR="00EC1D55" w:rsidRPr="00D94D9E" w:rsidDel="00155FC0">
          <w:rPr>
            <w:rFonts w:ascii="Times New Roman" w:hAnsi="Times New Roman" w:cs="Times New Roman"/>
            <w:color w:val="000000"/>
            <w:shd w:val="clear" w:color="auto" w:fill="FFFFFF"/>
            <w:vertAlign w:val="subscript"/>
          </w:rPr>
          <w:delText>1,525</w:delText>
        </w:r>
        <w:r w:rsidR="00EC1D55" w:rsidRPr="00D94D9E" w:rsidDel="00155FC0">
          <w:rPr>
            <w:rFonts w:ascii="Times New Roman" w:hAnsi="Times New Roman" w:cs="Times New Roman"/>
            <w:color w:val="000000"/>
            <w:shd w:val="clear" w:color="auto" w:fill="FFFFFF"/>
          </w:rPr>
          <w:delText>=3.250, p=0.021; social yes or no: F</w:delText>
        </w:r>
        <w:r w:rsidR="00EC1D55" w:rsidRPr="00D94D9E" w:rsidDel="00155FC0">
          <w:rPr>
            <w:rFonts w:ascii="Times New Roman" w:hAnsi="Times New Roman" w:cs="Times New Roman"/>
            <w:color w:val="000000"/>
            <w:shd w:val="clear" w:color="auto" w:fill="FFFFFF"/>
            <w:vertAlign w:val="subscript"/>
          </w:rPr>
          <w:delText>1,525</w:delText>
        </w:r>
        <w:r w:rsidR="00EC1D55" w:rsidRPr="00D94D9E" w:rsidDel="00155FC0">
          <w:rPr>
            <w:rFonts w:ascii="Times New Roman" w:hAnsi="Times New Roman" w:cs="Times New Roman"/>
            <w:color w:val="000000"/>
            <w:shd w:val="clear" w:color="auto" w:fill="FFFFFF"/>
          </w:rPr>
          <w:delText>=5.286, p=0.022; focal age-sex*social yes or no:</w:delText>
        </w:r>
      </w:del>
      <w:del w:id="122" w:author="Melissa Emery Thompson" w:date="2018-09-24T18:14:00Z">
        <w:r w:rsidR="00EC1D55" w:rsidRPr="00D94D9E" w:rsidDel="005A0F7E">
          <w:rPr>
            <w:rFonts w:ascii="Times New Roman" w:hAnsi="Times New Roman" w:cs="Times New Roman"/>
            <w:color w:val="000000"/>
            <w:shd w:val="clear" w:color="auto" w:fill="FFFFFF"/>
          </w:rPr>
          <w:delText xml:space="preserve"> </w:delText>
        </w:r>
      </w:del>
      <w:r w:rsidR="00EC1D55" w:rsidRPr="00D94D9E">
        <w:rPr>
          <w:rFonts w:ascii="Times New Roman" w:hAnsi="Times New Roman" w:cs="Times New Roman"/>
          <w:color w:val="000000"/>
          <w:shd w:val="clear" w:color="auto" w:fill="FFFFFF"/>
        </w:rPr>
        <w:t>F</w:t>
      </w:r>
      <w:r w:rsidR="00EC1D55" w:rsidRPr="00D94D9E">
        <w:rPr>
          <w:rFonts w:ascii="Times New Roman" w:hAnsi="Times New Roman" w:cs="Times New Roman"/>
          <w:color w:val="000000"/>
          <w:shd w:val="clear" w:color="auto" w:fill="FFFFFF"/>
          <w:vertAlign w:val="subscript"/>
        </w:rPr>
        <w:t>1,525</w:t>
      </w:r>
      <w:r w:rsidR="00EC1D55" w:rsidRPr="00D94D9E">
        <w:rPr>
          <w:rFonts w:ascii="Times New Roman" w:hAnsi="Times New Roman" w:cs="Times New Roman"/>
          <w:color w:val="000000"/>
          <w:shd w:val="clear" w:color="auto" w:fill="FFFFFF"/>
        </w:rPr>
        <w:t>=3.072, p=0.</w:t>
      </w:r>
      <w:commentRangeStart w:id="123"/>
      <w:r w:rsidR="00EC1D55" w:rsidRPr="00D94D9E">
        <w:rPr>
          <w:rFonts w:ascii="Times New Roman" w:hAnsi="Times New Roman" w:cs="Times New Roman"/>
          <w:color w:val="000000"/>
          <w:shd w:val="clear" w:color="auto" w:fill="FFFFFF"/>
        </w:rPr>
        <w:t>027</w:t>
      </w:r>
      <w:commentRangeEnd w:id="123"/>
      <w:r w:rsidR="00923242">
        <w:rPr>
          <w:rStyle w:val="CommentReference"/>
          <w:rFonts w:eastAsiaTheme="minorHAnsi"/>
        </w:rPr>
        <w:commentReference w:id="123"/>
      </w:r>
      <w:r w:rsidR="00EC1D55" w:rsidRPr="00D94D9E">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 xml:space="preserve"> (Table 2)</w:t>
      </w:r>
      <w:r w:rsidR="00EC1D55" w:rsidRPr="00D94D9E">
        <w:rPr>
          <w:rFonts w:ascii="Times New Roman" w:hAnsi="Times New Roman" w:cs="Times New Roman"/>
          <w:color w:val="000000"/>
          <w:shd w:val="clear" w:color="auto" w:fill="FFFFFF"/>
        </w:rPr>
        <w:t xml:space="preserve">. </w:t>
      </w:r>
      <w:del w:id="124" w:author="Melissa Emery Thompson" w:date="2018-09-24T18:15:00Z">
        <w:r w:rsidDel="005A0F7E">
          <w:rPr>
            <w:rFonts w:ascii="Times New Roman" w:hAnsi="Times New Roman" w:cs="Times New Roman"/>
            <w:color w:val="000000"/>
            <w:shd w:val="clear" w:color="auto" w:fill="FFFFFF"/>
          </w:rPr>
          <w:delText>Socializing</w:delText>
        </w:r>
        <w:r w:rsidR="00EC1D55" w:rsidRPr="00D94D9E" w:rsidDel="005A0F7E">
          <w:rPr>
            <w:rFonts w:ascii="Times New Roman" w:hAnsi="Times New Roman" w:cs="Times New Roman"/>
            <w:color w:val="000000"/>
            <w:shd w:val="clear" w:color="auto" w:fill="FFFFFF"/>
          </w:rPr>
          <w:delText xml:space="preserve"> is associated with </w:delText>
        </w:r>
        <w:r w:rsidR="00EC1D55" w:rsidDel="005A0F7E">
          <w:rPr>
            <w:rFonts w:ascii="Times New Roman" w:hAnsi="Times New Roman" w:cs="Times New Roman"/>
            <w:color w:val="000000"/>
            <w:shd w:val="clear" w:color="auto" w:fill="FFFFFF"/>
          </w:rPr>
          <w:delText xml:space="preserve">a </w:delText>
        </w:r>
        <w:r w:rsidR="00EC1D55" w:rsidRPr="00D94D9E" w:rsidDel="005A0F7E">
          <w:rPr>
            <w:rFonts w:ascii="Times New Roman" w:hAnsi="Times New Roman" w:cs="Times New Roman"/>
            <w:color w:val="000000"/>
            <w:shd w:val="clear" w:color="auto" w:fill="FFFFFF"/>
          </w:rPr>
          <w:delText xml:space="preserve">significantly higher rate of SDB than </w:delText>
        </w:r>
        <w:r w:rsidDel="005A0F7E">
          <w:rPr>
            <w:rFonts w:ascii="Times New Roman" w:hAnsi="Times New Roman" w:cs="Times New Roman"/>
            <w:color w:val="000000"/>
            <w:shd w:val="clear" w:color="auto" w:fill="FFFFFF"/>
          </w:rPr>
          <w:delText>being solitary</w:delText>
        </w:r>
        <w:r w:rsidR="00EC1D55" w:rsidRPr="00D94D9E" w:rsidDel="005A0F7E">
          <w:rPr>
            <w:rFonts w:ascii="Times New Roman" w:hAnsi="Times New Roman" w:cs="Times New Roman"/>
            <w:color w:val="000000"/>
            <w:shd w:val="clear" w:color="auto" w:fill="FFFFFF"/>
          </w:rPr>
          <w:delText xml:space="preserve"> </w:delText>
        </w:r>
        <w:r w:rsidR="00EC1D55" w:rsidDel="005A0F7E">
          <w:rPr>
            <w:rFonts w:ascii="Times New Roman" w:hAnsi="Times New Roman" w:cs="Times New Roman"/>
            <w:color w:val="000000"/>
            <w:shd w:val="clear" w:color="auto" w:fill="FFFFFF"/>
          </w:rPr>
          <w:delText xml:space="preserve">across the population </w:delText>
        </w:r>
        <w:r w:rsidR="00EC1D55" w:rsidRPr="00D94D9E" w:rsidDel="005A0F7E">
          <w:rPr>
            <w:rFonts w:ascii="Times New Roman" w:hAnsi="Times New Roman" w:cs="Times New Roman"/>
            <w:color w:val="000000"/>
            <w:shd w:val="clear" w:color="auto" w:fill="FFFFFF"/>
          </w:rPr>
          <w:delText>in a pairwise comparison (</w:delText>
        </w:r>
        <w:r w:rsidR="00EC1D55" w:rsidRPr="00D94D9E" w:rsidDel="005A0F7E">
          <w:rPr>
            <w:rFonts w:ascii="Times New Roman" w:hAnsi="Times New Roman" w:cs="Times New Roman"/>
            <w:i/>
            <w:color w:val="000000"/>
            <w:shd w:val="clear" w:color="auto" w:fill="FFFFFF"/>
          </w:rPr>
          <w:delText>t</w:delText>
        </w:r>
        <w:r w:rsidR="00EC1D55" w:rsidRPr="00D94D9E" w:rsidDel="005A0F7E">
          <w:rPr>
            <w:rFonts w:ascii="Times New Roman" w:hAnsi="Times New Roman" w:cs="Times New Roman"/>
            <w:color w:val="000000"/>
            <w:shd w:val="clear" w:color="auto" w:fill="FFFFFF"/>
          </w:rPr>
          <w:delText>(</w:delText>
        </w:r>
        <w:r w:rsidR="00EC1D55" w:rsidDel="005A0F7E">
          <w:rPr>
            <w:rFonts w:ascii="Times New Roman" w:hAnsi="Times New Roman" w:cs="Times New Roman"/>
            <w:color w:val="000000"/>
            <w:shd w:val="clear" w:color="auto" w:fill="FFFFFF"/>
          </w:rPr>
          <w:delText>1</w:delText>
        </w:r>
        <w:r w:rsidR="00697C12" w:rsidDel="005A0F7E">
          <w:rPr>
            <w:rFonts w:ascii="Times New Roman" w:hAnsi="Times New Roman" w:cs="Times New Roman"/>
            <w:color w:val="000000"/>
            <w:shd w:val="clear" w:color="auto" w:fill="FFFFFF"/>
          </w:rPr>
          <w:delText>,525)=2.250, p=0.025) (</w:delText>
        </w:r>
      </w:del>
      <w:r w:rsidR="00697C12">
        <w:rPr>
          <w:rFonts w:ascii="Times New Roman" w:hAnsi="Times New Roman" w:cs="Times New Roman"/>
          <w:color w:val="000000"/>
          <w:shd w:val="clear" w:color="auto" w:fill="FFFFFF"/>
        </w:rPr>
        <w:t xml:space="preserve">Figure </w:t>
      </w:r>
      <w:commentRangeStart w:id="125"/>
      <w:r w:rsidR="007F13B6">
        <w:rPr>
          <w:rFonts w:ascii="Times New Roman" w:hAnsi="Times New Roman" w:cs="Times New Roman"/>
          <w:color w:val="000000"/>
          <w:shd w:val="clear" w:color="auto" w:fill="FFFFFF"/>
        </w:rPr>
        <w:t>3</w:t>
      </w:r>
      <w:commentRangeEnd w:id="125"/>
      <w:r w:rsidR="007D6BF3">
        <w:rPr>
          <w:rStyle w:val="CommentReference"/>
          <w:rFonts w:eastAsiaTheme="minorHAnsi"/>
        </w:rPr>
        <w:commentReference w:id="125"/>
      </w:r>
      <w:r w:rsidR="00EC1D55" w:rsidRPr="00D94D9E">
        <w:rPr>
          <w:rFonts w:ascii="Times New Roman" w:hAnsi="Times New Roman" w:cs="Times New Roman"/>
          <w:color w:val="000000"/>
          <w:shd w:val="clear" w:color="auto" w:fill="FFFFFF"/>
        </w:rPr>
        <w:t xml:space="preserve">). </w:t>
      </w:r>
      <w:ins w:id="126" w:author="Melissa Emery Thompson" w:date="2018-09-24T18:15:00Z">
        <w:r w:rsidR="005A0F7E">
          <w:rPr>
            <w:rFonts w:ascii="Times New Roman" w:hAnsi="Times New Roman" w:cs="Times New Roman"/>
            <w:color w:val="000000"/>
            <w:shd w:val="clear" w:color="auto" w:fill="FFFFFF"/>
          </w:rPr>
          <w:t xml:space="preserve">This effect was drive by adolescent females who had an overall higher rate of scratching than other individuals </w:t>
        </w:r>
      </w:ins>
      <w:del w:id="127" w:author="Melissa Emery Thompson" w:date="2018-09-24T18:09:00Z">
        <w:r w:rsidR="00EC1D55" w:rsidRPr="00D94D9E" w:rsidDel="001850BD">
          <w:rPr>
            <w:rFonts w:ascii="Times New Roman" w:hAnsi="Times New Roman" w:cs="Times New Roman"/>
            <w:color w:val="000000"/>
            <w:shd w:val="clear" w:color="auto" w:fill="FFFFFF"/>
          </w:rPr>
          <w:delText>R</w:delText>
        </w:r>
        <w:r w:rsidR="00EC1D55" w:rsidRPr="00D94D9E" w:rsidDel="00C45590">
          <w:rPr>
            <w:rFonts w:ascii="Times New Roman" w:hAnsi="Times New Roman" w:cs="Times New Roman"/>
            <w:color w:val="000000"/>
            <w:shd w:val="clear" w:color="auto" w:fill="FFFFFF"/>
          </w:rPr>
          <w:delText xml:space="preserve">ate of SDB is significantly elevated when the focal is an </w:delText>
        </w:r>
      </w:del>
      <w:del w:id="128" w:author="Melissa Emery Thompson" w:date="2018-09-24T18:15:00Z">
        <w:r w:rsidR="00EC1D55" w:rsidRPr="00D94D9E" w:rsidDel="005A0F7E">
          <w:rPr>
            <w:rFonts w:ascii="Times New Roman" w:hAnsi="Times New Roman" w:cs="Times New Roman"/>
            <w:color w:val="000000"/>
            <w:shd w:val="clear" w:color="auto" w:fill="FFFFFF"/>
          </w:rPr>
          <w:delText xml:space="preserve">adolescent female </w:delText>
        </w:r>
      </w:del>
      <w:del w:id="129" w:author="Melissa Emery Thompson" w:date="2018-09-24T18:10:00Z">
        <w:r w:rsidR="00EC1D55" w:rsidRPr="00D94D9E" w:rsidDel="00EE3360">
          <w:rPr>
            <w:rFonts w:ascii="Times New Roman" w:hAnsi="Times New Roman" w:cs="Times New Roman"/>
            <w:color w:val="000000"/>
            <w:shd w:val="clear" w:color="auto" w:fill="FFFFFF"/>
          </w:rPr>
          <w:delText xml:space="preserve">compared to an </w:delText>
        </w:r>
      </w:del>
      <w:del w:id="130" w:author="Melissa Emery Thompson" w:date="2018-09-24T18:15:00Z">
        <w:r w:rsidR="00EC1D55" w:rsidRPr="00D94D9E" w:rsidDel="005A0F7E">
          <w:rPr>
            <w:rFonts w:ascii="Times New Roman" w:hAnsi="Times New Roman" w:cs="Times New Roman"/>
            <w:color w:val="000000"/>
            <w:shd w:val="clear" w:color="auto" w:fill="FFFFFF"/>
          </w:rPr>
          <w:delText>unflanged male (</w:delText>
        </w:r>
        <w:r w:rsidR="00EC1D55" w:rsidRPr="00D94D9E" w:rsidDel="005A0F7E">
          <w:rPr>
            <w:rFonts w:ascii="Times New Roman" w:hAnsi="Times New Roman" w:cs="Times New Roman"/>
            <w:color w:val="000000"/>
            <w:shd w:val="clear" w:color="auto" w:fill="FFFFFF"/>
            <w:lang w:val="el-GR"/>
          </w:rPr>
          <w:delText>β</w:delText>
        </w:r>
        <w:r w:rsidR="00EC1D55" w:rsidRPr="00D94D9E" w:rsidDel="005A0F7E">
          <w:rPr>
            <w:rFonts w:ascii="Times New Roman" w:hAnsi="Times New Roman" w:cs="Times New Roman"/>
            <w:color w:val="000000"/>
            <w:shd w:val="clear" w:color="auto" w:fill="FFFFFF"/>
          </w:rPr>
          <w:delText>=1.399, p=0.003), while the other age-sex classes did not differ significantl</w:delText>
        </w:r>
        <w:r w:rsidR="00EC1D55" w:rsidDel="005A0F7E">
          <w:rPr>
            <w:rFonts w:ascii="Times New Roman" w:hAnsi="Times New Roman" w:cs="Times New Roman"/>
            <w:color w:val="000000"/>
            <w:shd w:val="clear" w:color="auto" w:fill="FFFFFF"/>
          </w:rPr>
          <w:delText>y</w:delText>
        </w:r>
        <w:r w:rsidR="00697C12" w:rsidDel="005A0F7E">
          <w:rPr>
            <w:rFonts w:ascii="Times New Roman" w:hAnsi="Times New Roman" w:cs="Times New Roman"/>
            <w:color w:val="000000"/>
            <w:shd w:val="clear" w:color="auto" w:fill="FFFFFF"/>
          </w:rPr>
          <w:delText xml:space="preserve"> from unflanged males (Figure </w:delText>
        </w:r>
        <w:r w:rsidR="007F13B6" w:rsidDel="005A0F7E">
          <w:rPr>
            <w:rFonts w:ascii="Times New Roman" w:hAnsi="Times New Roman" w:cs="Times New Roman"/>
            <w:color w:val="000000"/>
            <w:shd w:val="clear" w:color="auto" w:fill="FFFFFF"/>
          </w:rPr>
          <w:delText>4</w:delText>
        </w:r>
        <w:r w:rsidR="00EC1D55" w:rsidRPr="00D94D9E" w:rsidDel="005A0F7E">
          <w:rPr>
            <w:rFonts w:ascii="Times New Roman" w:hAnsi="Times New Roman" w:cs="Times New Roman"/>
            <w:color w:val="000000"/>
            <w:shd w:val="clear" w:color="auto" w:fill="FFFFFF"/>
          </w:rPr>
          <w:delText xml:space="preserve">). </w:delText>
        </w:r>
      </w:del>
      <w:ins w:id="131" w:author="Melissa Emery Thompson" w:date="2018-09-24T18:11:00Z">
        <w:r w:rsidR="007D6BF3">
          <w:rPr>
            <w:rFonts w:ascii="Times New Roman" w:hAnsi="Times New Roman" w:cs="Times New Roman"/>
            <w:color w:val="000000"/>
            <w:shd w:val="clear" w:color="auto" w:fill="FFFFFF"/>
          </w:rPr>
          <w:t xml:space="preserve">While rates of DSB increased in social contexts for adolescent females </w:t>
        </w:r>
      </w:ins>
      <w:del w:id="132" w:author="Melissa Emery Thompson" w:date="2018-09-24T18:11:00Z">
        <w:r w:rsidR="00EC1D55" w:rsidRPr="00D94D9E" w:rsidDel="007D6BF3">
          <w:rPr>
            <w:rFonts w:ascii="Times New Roman" w:hAnsi="Times New Roman" w:cs="Times New Roman"/>
            <w:color w:val="000000"/>
            <w:shd w:val="clear" w:color="auto" w:fill="FFFFFF"/>
          </w:rPr>
          <w:delText xml:space="preserve">If the focal is an adolescent female and </w:delText>
        </w:r>
        <w:r w:rsidR="007F13B6" w:rsidDel="007D6BF3">
          <w:rPr>
            <w:rFonts w:ascii="Times New Roman" w:hAnsi="Times New Roman" w:cs="Times New Roman"/>
            <w:color w:val="000000"/>
            <w:shd w:val="clear" w:color="auto" w:fill="FFFFFF"/>
          </w:rPr>
          <w:delText xml:space="preserve">she </w:delText>
        </w:r>
        <w:r w:rsidR="00EC1D55" w:rsidRPr="00D94D9E" w:rsidDel="007D6BF3">
          <w:rPr>
            <w:rFonts w:ascii="Times New Roman" w:hAnsi="Times New Roman" w:cs="Times New Roman"/>
            <w:color w:val="000000"/>
            <w:shd w:val="clear" w:color="auto" w:fill="FFFFFF"/>
          </w:rPr>
          <w:delText xml:space="preserve">is social, SDB rate is significantly higher than when she is not social </w:delText>
        </w:r>
      </w:del>
      <w:r w:rsidR="00EC1D55" w:rsidRPr="00D94D9E">
        <w:rPr>
          <w:rFonts w:ascii="Times New Roman" w:hAnsi="Times New Roman" w:cs="Times New Roman"/>
          <w:color w:val="000000"/>
          <w:shd w:val="clear" w:color="auto" w:fill="FFFFFF"/>
        </w:rPr>
        <w:t xml:space="preserve">(t(1,525)=2.873, p=0.004), </w:t>
      </w:r>
      <w:del w:id="133" w:author="Melissa Emery Thompson" w:date="2018-09-24T18:11:00Z">
        <w:r w:rsidR="00EC1D55" w:rsidRPr="00D94D9E" w:rsidDel="007D6BF3">
          <w:rPr>
            <w:rFonts w:ascii="Times New Roman" w:hAnsi="Times New Roman" w:cs="Times New Roman"/>
            <w:color w:val="000000"/>
            <w:shd w:val="clear" w:color="auto" w:fill="FFFFFF"/>
          </w:rPr>
          <w:delText xml:space="preserve">while these pairwise comparisons were </w:delText>
        </w:r>
      </w:del>
      <w:ins w:id="134" w:author="Melissa Emery Thompson" w:date="2018-09-24T18:11:00Z">
        <w:r w:rsidR="007D6BF3">
          <w:rPr>
            <w:rFonts w:ascii="Times New Roman" w:hAnsi="Times New Roman" w:cs="Times New Roman"/>
            <w:color w:val="000000"/>
            <w:shd w:val="clear" w:color="auto" w:fill="FFFFFF"/>
          </w:rPr>
          <w:t xml:space="preserve">rates of SDB were </w:t>
        </w:r>
      </w:ins>
      <w:r w:rsidR="00EC1D55" w:rsidRPr="00D94D9E">
        <w:rPr>
          <w:rFonts w:ascii="Times New Roman" w:hAnsi="Times New Roman" w:cs="Times New Roman"/>
          <w:color w:val="000000"/>
          <w:shd w:val="clear" w:color="auto" w:fill="FFFFFF"/>
        </w:rPr>
        <w:t xml:space="preserve">not significantly different </w:t>
      </w:r>
      <w:ins w:id="135" w:author="Melissa Emery Thompson" w:date="2018-09-24T18:11:00Z">
        <w:r w:rsidR="007D6BF3">
          <w:rPr>
            <w:rFonts w:ascii="Times New Roman" w:hAnsi="Times New Roman" w:cs="Times New Roman"/>
            <w:color w:val="000000"/>
            <w:shd w:val="clear" w:color="auto" w:fill="FFFFFF"/>
          </w:rPr>
          <w:t xml:space="preserve">between social and solitary contexts </w:t>
        </w:r>
      </w:ins>
      <w:r w:rsidR="00EC1D55" w:rsidRPr="00D94D9E">
        <w:rPr>
          <w:rFonts w:ascii="Times New Roman" w:hAnsi="Times New Roman" w:cs="Times New Roman"/>
          <w:color w:val="000000"/>
          <w:shd w:val="clear" w:color="auto" w:fill="FFFFFF"/>
        </w:rPr>
        <w:t>for the other age-sex classe</w:t>
      </w:r>
      <w:r w:rsidR="007F13B6">
        <w:rPr>
          <w:rFonts w:ascii="Times New Roman" w:hAnsi="Times New Roman" w:cs="Times New Roman"/>
          <w:color w:val="000000"/>
          <w:shd w:val="clear" w:color="auto" w:fill="FFFFFF"/>
        </w:rPr>
        <w:t>s (Figure 5</w:t>
      </w:r>
      <w:r w:rsidR="00EC1D55" w:rsidRPr="00D94D9E">
        <w:rPr>
          <w:rFonts w:ascii="Times New Roman" w:hAnsi="Times New Roman" w:cs="Times New Roman"/>
          <w:color w:val="000000"/>
          <w:shd w:val="clear" w:color="auto" w:fill="FFFFFF"/>
        </w:rPr>
        <w:t xml:space="preserve">). </w:t>
      </w:r>
    </w:p>
    <w:p w14:paraId="7C4C7D41"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p w14:paraId="1D6E252B" w14:textId="3AC46C55" w:rsidR="00EC1D55" w:rsidRPr="00C25F2A" w:rsidRDefault="001A2A4B" w:rsidP="003D3216">
      <w:pPr>
        <w:spacing w:line="480" w:lineRule="auto"/>
        <w:jc w:val="both"/>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lastRenderedPageBreak/>
        <w:t xml:space="preserve">Table </w:t>
      </w:r>
      <w:r w:rsidR="00F354DC">
        <w:rPr>
          <w:rFonts w:ascii="Times New Roman" w:hAnsi="Times New Roman" w:cs="Times New Roman"/>
          <w:b/>
          <w:color w:val="000000"/>
          <w:shd w:val="clear" w:color="auto" w:fill="FFFFFF"/>
        </w:rPr>
        <w:t>2</w:t>
      </w:r>
      <w:r w:rsidR="00EC1D55" w:rsidRPr="00C25F2A">
        <w:rPr>
          <w:rFonts w:ascii="Times New Roman" w:hAnsi="Times New Roman" w:cs="Times New Roman"/>
          <w:b/>
          <w:color w:val="000000"/>
          <w:shd w:val="clear" w:color="auto" w:fill="FFFFFF"/>
        </w:rPr>
        <w:t>. Results of a GLMM predicting rate of self-directed behavior based on the effect of focal age-sex, social state (social or solitary), and the interaction between focal age-sex and social state on rate of self-directed behavior in wild orangutans.</w:t>
      </w:r>
    </w:p>
    <w:tbl>
      <w:tblPr>
        <w:tblW w:w="0" w:type="auto"/>
        <w:tblInd w:w="108" w:type="dxa"/>
        <w:tblLook w:val="04A0" w:firstRow="1" w:lastRow="0" w:firstColumn="1" w:lastColumn="0" w:noHBand="0" w:noVBand="1"/>
      </w:tblPr>
      <w:tblGrid>
        <w:gridCol w:w="2907"/>
        <w:gridCol w:w="1123"/>
        <w:gridCol w:w="1370"/>
        <w:gridCol w:w="1620"/>
        <w:gridCol w:w="1430"/>
      </w:tblGrid>
      <w:tr w:rsidR="00EC1D55" w:rsidRPr="00D94D9E" w14:paraId="76516229" w14:textId="77777777" w:rsidTr="001A2A4B">
        <w:tc>
          <w:tcPr>
            <w:tcW w:w="2907" w:type="dxa"/>
            <w:tcBorders>
              <w:right w:val="single" w:sz="4" w:space="0" w:color="auto"/>
            </w:tcBorders>
          </w:tcPr>
          <w:p w14:paraId="2594B485" w14:textId="77777777" w:rsidR="00EC1D55" w:rsidRPr="00D94D9E" w:rsidRDefault="00EC1D55" w:rsidP="003D3216">
            <w:pPr>
              <w:spacing w:line="480" w:lineRule="auto"/>
              <w:rPr>
                <w:rFonts w:ascii="Times New Roman" w:hAnsi="Times New Roman" w:cs="Times New Roman"/>
                <w:b/>
                <w:color w:val="000000"/>
                <w:shd w:val="clear" w:color="auto" w:fill="FFFFFF"/>
              </w:rPr>
            </w:pPr>
          </w:p>
        </w:tc>
        <w:tc>
          <w:tcPr>
            <w:tcW w:w="1123" w:type="dxa"/>
            <w:tcBorders>
              <w:left w:val="single" w:sz="4" w:space="0" w:color="auto"/>
              <w:right w:val="single" w:sz="4" w:space="0" w:color="auto"/>
            </w:tcBorders>
          </w:tcPr>
          <w:p w14:paraId="54DE1A3F"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F</w:t>
            </w:r>
          </w:p>
        </w:tc>
        <w:tc>
          <w:tcPr>
            <w:tcW w:w="1370" w:type="dxa"/>
            <w:tcBorders>
              <w:left w:val="single" w:sz="4" w:space="0" w:color="auto"/>
              <w:right w:val="single" w:sz="4" w:space="0" w:color="auto"/>
            </w:tcBorders>
          </w:tcPr>
          <w:p w14:paraId="67A1CB1C"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i/>
                <w:color w:val="000000"/>
                <w:shd w:val="clear" w:color="auto" w:fill="FFFFFF"/>
              </w:rPr>
              <w:t>df1</w:t>
            </w:r>
          </w:p>
        </w:tc>
        <w:tc>
          <w:tcPr>
            <w:tcW w:w="1620" w:type="dxa"/>
            <w:tcBorders>
              <w:left w:val="single" w:sz="4" w:space="0" w:color="auto"/>
              <w:right w:val="single" w:sz="4" w:space="0" w:color="auto"/>
            </w:tcBorders>
          </w:tcPr>
          <w:p w14:paraId="44F9E469"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i/>
                <w:color w:val="000000"/>
                <w:shd w:val="clear" w:color="auto" w:fill="FFFFFF"/>
              </w:rPr>
              <w:t>df2</w:t>
            </w:r>
          </w:p>
        </w:tc>
        <w:tc>
          <w:tcPr>
            <w:tcW w:w="1430" w:type="dxa"/>
            <w:tcBorders>
              <w:left w:val="single" w:sz="4" w:space="0" w:color="auto"/>
            </w:tcBorders>
          </w:tcPr>
          <w:p w14:paraId="41BC77EC"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P</w:t>
            </w:r>
          </w:p>
        </w:tc>
      </w:tr>
      <w:tr w:rsidR="00EC1D55" w:rsidRPr="00D94D9E" w14:paraId="4D1E1E25" w14:textId="77777777" w:rsidTr="001A2A4B">
        <w:tc>
          <w:tcPr>
            <w:tcW w:w="2907" w:type="dxa"/>
          </w:tcPr>
          <w:p w14:paraId="2B2FBF66"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Corrected Model</w:t>
            </w:r>
          </w:p>
        </w:tc>
        <w:tc>
          <w:tcPr>
            <w:tcW w:w="1123" w:type="dxa"/>
          </w:tcPr>
          <w:p w14:paraId="61CE734F"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6.209</w:t>
            </w:r>
          </w:p>
        </w:tc>
        <w:tc>
          <w:tcPr>
            <w:tcW w:w="1370" w:type="dxa"/>
          </w:tcPr>
          <w:p w14:paraId="482A93F0"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7</w:t>
            </w:r>
          </w:p>
        </w:tc>
        <w:tc>
          <w:tcPr>
            <w:tcW w:w="1620" w:type="dxa"/>
          </w:tcPr>
          <w:p w14:paraId="247A29CB"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1,525</w:t>
            </w:r>
          </w:p>
        </w:tc>
        <w:tc>
          <w:tcPr>
            <w:tcW w:w="1430" w:type="dxa"/>
          </w:tcPr>
          <w:p w14:paraId="7DA20EC9"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0.000</w:t>
            </w:r>
          </w:p>
        </w:tc>
      </w:tr>
      <w:tr w:rsidR="00EC1D55" w:rsidRPr="00D94D9E" w14:paraId="05109E26" w14:textId="77777777" w:rsidTr="001A2A4B">
        <w:tc>
          <w:tcPr>
            <w:tcW w:w="2907" w:type="dxa"/>
          </w:tcPr>
          <w:p w14:paraId="1777454A"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Focal age-sex</w:t>
            </w:r>
          </w:p>
        </w:tc>
        <w:tc>
          <w:tcPr>
            <w:tcW w:w="1123" w:type="dxa"/>
          </w:tcPr>
          <w:p w14:paraId="55A9E52C"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3.250</w:t>
            </w:r>
          </w:p>
        </w:tc>
        <w:tc>
          <w:tcPr>
            <w:tcW w:w="1370" w:type="dxa"/>
          </w:tcPr>
          <w:p w14:paraId="71C9B926"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w:t>
            </w:r>
          </w:p>
        </w:tc>
        <w:tc>
          <w:tcPr>
            <w:tcW w:w="1620" w:type="dxa"/>
          </w:tcPr>
          <w:p w14:paraId="62D0E3C9"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1,525</w:t>
            </w:r>
          </w:p>
        </w:tc>
        <w:tc>
          <w:tcPr>
            <w:tcW w:w="1430" w:type="dxa"/>
          </w:tcPr>
          <w:p w14:paraId="02BF6EF7"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0.021</w:t>
            </w:r>
          </w:p>
        </w:tc>
      </w:tr>
      <w:tr w:rsidR="00EC1D55" w:rsidRPr="00D94D9E" w14:paraId="6D3EB0A8" w14:textId="77777777" w:rsidTr="001A2A4B">
        <w:tc>
          <w:tcPr>
            <w:tcW w:w="2907" w:type="dxa"/>
          </w:tcPr>
          <w:p w14:paraId="698FD5EC"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Social state</w:t>
            </w:r>
          </w:p>
        </w:tc>
        <w:tc>
          <w:tcPr>
            <w:tcW w:w="1123" w:type="dxa"/>
          </w:tcPr>
          <w:p w14:paraId="4E0E9F75"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5.286</w:t>
            </w:r>
          </w:p>
        </w:tc>
        <w:tc>
          <w:tcPr>
            <w:tcW w:w="1370" w:type="dxa"/>
          </w:tcPr>
          <w:p w14:paraId="2208292B"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w:t>
            </w:r>
          </w:p>
        </w:tc>
        <w:tc>
          <w:tcPr>
            <w:tcW w:w="1620" w:type="dxa"/>
          </w:tcPr>
          <w:p w14:paraId="2E200C0C"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1,525</w:t>
            </w:r>
          </w:p>
        </w:tc>
        <w:tc>
          <w:tcPr>
            <w:tcW w:w="1430" w:type="dxa"/>
          </w:tcPr>
          <w:p w14:paraId="1E7AEF65"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0.022</w:t>
            </w:r>
          </w:p>
        </w:tc>
      </w:tr>
      <w:tr w:rsidR="00EC1D55" w:rsidRPr="00D94D9E" w14:paraId="0AD177BE" w14:textId="77777777" w:rsidTr="001A2A4B">
        <w:tc>
          <w:tcPr>
            <w:tcW w:w="2907" w:type="dxa"/>
          </w:tcPr>
          <w:p w14:paraId="190C1B5D"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Focal age–sex *Social state</w:t>
            </w:r>
          </w:p>
        </w:tc>
        <w:tc>
          <w:tcPr>
            <w:tcW w:w="1123" w:type="dxa"/>
          </w:tcPr>
          <w:p w14:paraId="00827BDB"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3.072</w:t>
            </w:r>
          </w:p>
        </w:tc>
        <w:tc>
          <w:tcPr>
            <w:tcW w:w="1370" w:type="dxa"/>
          </w:tcPr>
          <w:p w14:paraId="28D63576"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w:t>
            </w:r>
          </w:p>
        </w:tc>
        <w:tc>
          <w:tcPr>
            <w:tcW w:w="1620" w:type="dxa"/>
          </w:tcPr>
          <w:p w14:paraId="3CCDAC7C"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1,525</w:t>
            </w:r>
          </w:p>
        </w:tc>
        <w:tc>
          <w:tcPr>
            <w:tcW w:w="1430" w:type="dxa"/>
          </w:tcPr>
          <w:p w14:paraId="395EF45D"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0.027</w:t>
            </w:r>
          </w:p>
        </w:tc>
      </w:tr>
    </w:tbl>
    <w:p w14:paraId="20EB7357" w14:textId="77777777" w:rsidR="00EC1D55" w:rsidRDefault="00EC1D55" w:rsidP="003D3216">
      <w:pPr>
        <w:spacing w:line="480" w:lineRule="auto"/>
        <w:jc w:val="both"/>
        <w:rPr>
          <w:rFonts w:ascii="Times New Roman" w:hAnsi="Times New Roman" w:cs="Times New Roman"/>
          <w:color w:val="000000"/>
          <w:shd w:val="clear" w:color="auto" w:fill="FFFFFF"/>
        </w:rPr>
      </w:pPr>
    </w:p>
    <w:p w14:paraId="4207AB19" w14:textId="2CBDC36C" w:rsidR="00EC1D55" w:rsidRDefault="00EC1D55" w:rsidP="003D3216">
      <w:pPr>
        <w:spacing w:line="480" w:lineRule="auto"/>
        <w:jc w:val="both"/>
        <w:rPr>
          <w:rFonts w:ascii="Times New Roman" w:hAnsi="Times New Roman" w:cs="Times New Roman"/>
          <w:b/>
          <w:color w:val="000000"/>
          <w:sz w:val="20"/>
          <w:szCs w:val="20"/>
          <w:shd w:val="clear" w:color="auto" w:fill="FFFFFF"/>
        </w:rPr>
      </w:pPr>
    </w:p>
    <w:p w14:paraId="59B37206" w14:textId="37B985DD" w:rsidR="005879CC" w:rsidRDefault="005879CC" w:rsidP="003D3216">
      <w:pPr>
        <w:spacing w:line="480" w:lineRule="auto"/>
        <w:jc w:val="both"/>
        <w:rPr>
          <w:rFonts w:ascii="Times New Roman" w:hAnsi="Times New Roman" w:cs="Times New Roman"/>
          <w:b/>
          <w:color w:val="000000"/>
          <w:sz w:val="20"/>
          <w:szCs w:val="20"/>
          <w:shd w:val="clear" w:color="auto" w:fill="FFFFFF"/>
        </w:rPr>
      </w:pPr>
    </w:p>
    <w:p w14:paraId="07962E4B" w14:textId="70526406" w:rsidR="00D06A5A" w:rsidRDefault="00D06A5A" w:rsidP="003D3216">
      <w:pPr>
        <w:spacing w:line="480" w:lineRule="auto"/>
        <w:jc w:val="both"/>
        <w:rPr>
          <w:rFonts w:ascii="Times New Roman" w:hAnsi="Times New Roman" w:cs="Times New Roman"/>
          <w:b/>
          <w:color w:val="000000"/>
          <w:shd w:val="clear" w:color="auto" w:fill="FFFFFF"/>
        </w:rPr>
      </w:pPr>
      <w:r>
        <w:rPr>
          <w:rFonts w:ascii="Times New Roman" w:hAnsi="Times New Roman" w:cs="Times New Roman"/>
          <w:b/>
          <w:noProof/>
          <w:color w:val="000000"/>
          <w:shd w:val="clear" w:color="auto" w:fill="FFFFFF"/>
        </w:rPr>
        <w:drawing>
          <wp:inline distT="0" distB="0" distL="0" distR="0" wp14:anchorId="23D4330B" wp14:editId="2B1376D3">
            <wp:extent cx="4971415" cy="3857625"/>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 Predicted SDB Rate and Social State.tif"/>
                    <pic:cNvPicPr/>
                  </pic:nvPicPr>
                  <pic:blipFill rotWithShape="1">
                    <a:blip r:embed="rId12"/>
                    <a:srcRect l="8574" t="7739" r="7768" b="42100"/>
                    <a:stretch/>
                  </pic:blipFill>
                  <pic:spPr bwMode="auto">
                    <a:xfrm>
                      <a:off x="0" y="0"/>
                      <a:ext cx="4972243" cy="3858267"/>
                    </a:xfrm>
                    <a:prstGeom prst="rect">
                      <a:avLst/>
                    </a:prstGeom>
                    <a:ln>
                      <a:noFill/>
                    </a:ln>
                    <a:extLst>
                      <a:ext uri="{53640926-AAD7-44D8-BBD7-CCE9431645EC}">
                        <a14:shadowObscured xmlns:a14="http://schemas.microsoft.com/office/drawing/2010/main"/>
                      </a:ext>
                    </a:extLst>
                  </pic:spPr>
                </pic:pic>
              </a:graphicData>
            </a:graphic>
          </wp:inline>
        </w:drawing>
      </w:r>
    </w:p>
    <w:p w14:paraId="3B3BC123" w14:textId="15C6D2EB" w:rsidR="00EC1D55" w:rsidRPr="00C25F2A" w:rsidRDefault="00AF1D22" w:rsidP="003D3216">
      <w:pPr>
        <w:spacing w:line="480" w:lineRule="auto"/>
        <w:jc w:val="both"/>
        <w:rPr>
          <w:rFonts w:ascii="Times New Roman" w:hAnsi="Times New Roman" w:cs="Times New Roman"/>
          <w:color w:val="000000"/>
          <w:shd w:val="clear" w:color="auto" w:fill="FFFFFF"/>
        </w:rPr>
      </w:pPr>
      <w:r>
        <w:rPr>
          <w:rFonts w:ascii="Times New Roman" w:hAnsi="Times New Roman" w:cs="Times New Roman"/>
          <w:b/>
          <w:color w:val="000000"/>
          <w:shd w:val="clear" w:color="auto" w:fill="FFFFFF"/>
        </w:rPr>
        <w:lastRenderedPageBreak/>
        <w:t>F</w:t>
      </w:r>
      <w:r w:rsidR="001A2A4B">
        <w:rPr>
          <w:rFonts w:ascii="Times New Roman" w:hAnsi="Times New Roman" w:cs="Times New Roman"/>
          <w:b/>
          <w:color w:val="000000"/>
          <w:shd w:val="clear" w:color="auto" w:fill="FFFFFF"/>
        </w:rPr>
        <w:t xml:space="preserve">igure </w:t>
      </w:r>
      <w:r w:rsidR="00F354DC">
        <w:rPr>
          <w:rFonts w:ascii="Times New Roman" w:hAnsi="Times New Roman" w:cs="Times New Roman"/>
          <w:b/>
          <w:color w:val="000000"/>
          <w:shd w:val="clear" w:color="auto" w:fill="FFFFFF"/>
        </w:rPr>
        <w:t>3</w:t>
      </w:r>
      <w:r w:rsidR="00EC1D55" w:rsidRPr="00C25F2A">
        <w:rPr>
          <w:rFonts w:ascii="Times New Roman" w:hAnsi="Times New Roman" w:cs="Times New Roman"/>
          <w:b/>
          <w:color w:val="000000"/>
          <w:shd w:val="clear" w:color="auto" w:fill="FFFFFF"/>
        </w:rPr>
        <w:t xml:space="preserve">. Rate of self-directed behavior is significantly higher when social compared to </w:t>
      </w:r>
      <w:r w:rsidR="00D51DB3">
        <w:rPr>
          <w:rFonts w:ascii="Times New Roman" w:hAnsi="Times New Roman" w:cs="Times New Roman"/>
          <w:b/>
          <w:color w:val="000000"/>
          <w:shd w:val="clear" w:color="auto" w:fill="FFFFFF"/>
        </w:rPr>
        <w:t>when solitary,</w:t>
      </w:r>
      <w:r w:rsidR="00EC1D55" w:rsidRPr="00C25F2A">
        <w:rPr>
          <w:rFonts w:ascii="Times New Roman" w:hAnsi="Times New Roman" w:cs="Times New Roman"/>
          <w:b/>
          <w:color w:val="000000"/>
          <w:shd w:val="clear" w:color="auto" w:fill="FFFFFF"/>
        </w:rPr>
        <w:t xml:space="preserve"> controlling for age-sex class and the interaction between age-class and social yes or no (p=0.025).</w:t>
      </w:r>
    </w:p>
    <w:p w14:paraId="7E6D3A7F" w14:textId="77777777" w:rsidR="00EC1D55" w:rsidRPr="00C25F2A" w:rsidRDefault="00EC1D55" w:rsidP="003D3216">
      <w:pPr>
        <w:spacing w:line="480" w:lineRule="auto"/>
        <w:jc w:val="both"/>
        <w:rPr>
          <w:rFonts w:ascii="Times New Roman" w:hAnsi="Times New Roman" w:cs="Times New Roman"/>
          <w:color w:val="000000"/>
          <w:shd w:val="clear" w:color="auto" w:fill="FFFFFF"/>
        </w:rPr>
      </w:pPr>
    </w:p>
    <w:p w14:paraId="3F6A11B9"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p w14:paraId="6336BC26" w14:textId="77777777" w:rsidR="00EC1D55" w:rsidRDefault="00EC1D55" w:rsidP="003D3216">
      <w:pPr>
        <w:spacing w:line="480" w:lineRule="auto"/>
        <w:jc w:val="both"/>
        <w:rPr>
          <w:rFonts w:ascii="Times New Roman" w:hAnsi="Times New Roman" w:cs="Times New Roman"/>
          <w:color w:val="000000"/>
          <w:shd w:val="clear" w:color="auto" w:fill="FFFFFF"/>
        </w:rPr>
      </w:pPr>
    </w:p>
    <w:p w14:paraId="45DCE4C2" w14:textId="4072A312" w:rsidR="00EC1D55" w:rsidRDefault="00EC1D55" w:rsidP="003D3216">
      <w:pPr>
        <w:spacing w:line="480" w:lineRule="auto"/>
        <w:jc w:val="center"/>
        <w:rPr>
          <w:rFonts w:ascii="Times New Roman" w:hAnsi="Times New Roman" w:cs="Times New Roman"/>
          <w:color w:val="000000"/>
          <w:shd w:val="clear" w:color="auto" w:fill="FFFFFF"/>
        </w:rPr>
      </w:pPr>
    </w:p>
    <w:p w14:paraId="6622D9A4" w14:textId="77777777" w:rsidR="005D6824" w:rsidRDefault="005D6824" w:rsidP="005D6824">
      <w:pPr>
        <w:spacing w:line="480" w:lineRule="auto"/>
        <w:jc w:val="center"/>
        <w:rPr>
          <w:rFonts w:ascii="Times New Roman" w:hAnsi="Times New Roman" w:cs="Times New Roman"/>
          <w:b/>
          <w:color w:val="000000"/>
          <w:shd w:val="clear" w:color="auto" w:fill="FFFFFF"/>
        </w:rPr>
      </w:pPr>
      <w:r>
        <w:rPr>
          <w:rFonts w:ascii="Times New Roman" w:hAnsi="Times New Roman" w:cs="Times New Roman"/>
          <w:noProof/>
          <w:color w:val="000000"/>
          <w:shd w:val="clear" w:color="auto" w:fill="FFFFFF"/>
        </w:rPr>
        <w:drawing>
          <wp:inline distT="0" distB="0" distL="0" distR="0" wp14:anchorId="172E90F6" wp14:editId="727B8BF0">
            <wp:extent cx="4700588" cy="376008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TPUT Predicted SDB Rate age-sex.tif"/>
                    <pic:cNvPicPr/>
                  </pic:nvPicPr>
                  <pic:blipFill rotWithShape="1">
                    <a:blip r:embed="rId13"/>
                    <a:srcRect l="4567" t="8235" r="4563" b="35597"/>
                    <a:stretch/>
                  </pic:blipFill>
                  <pic:spPr bwMode="auto">
                    <a:xfrm>
                      <a:off x="0" y="0"/>
                      <a:ext cx="4711264" cy="3768623"/>
                    </a:xfrm>
                    <a:prstGeom prst="rect">
                      <a:avLst/>
                    </a:prstGeom>
                    <a:ln>
                      <a:noFill/>
                    </a:ln>
                    <a:extLst>
                      <a:ext uri="{53640926-AAD7-44D8-BBD7-CCE9431645EC}">
                        <a14:shadowObscured xmlns:a14="http://schemas.microsoft.com/office/drawing/2010/main"/>
                      </a:ext>
                    </a:extLst>
                  </pic:spPr>
                </pic:pic>
              </a:graphicData>
            </a:graphic>
          </wp:inline>
        </w:drawing>
      </w:r>
    </w:p>
    <w:p w14:paraId="4640AFFB" w14:textId="7255F19C" w:rsidR="00EC1D55" w:rsidRPr="00C25F2A" w:rsidRDefault="001A2A4B" w:rsidP="005D6824">
      <w:pPr>
        <w:spacing w:line="480" w:lineRule="auto"/>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Figure </w:t>
      </w:r>
      <w:r w:rsidR="00F354DC">
        <w:rPr>
          <w:rFonts w:ascii="Times New Roman" w:hAnsi="Times New Roman" w:cs="Times New Roman"/>
          <w:b/>
          <w:color w:val="000000"/>
          <w:shd w:val="clear" w:color="auto" w:fill="FFFFFF"/>
        </w:rPr>
        <w:t>4</w:t>
      </w:r>
      <w:r w:rsidR="00EC1D55" w:rsidRPr="00C25F2A">
        <w:rPr>
          <w:rFonts w:ascii="Times New Roman" w:hAnsi="Times New Roman" w:cs="Times New Roman"/>
          <w:b/>
          <w:color w:val="000000"/>
          <w:shd w:val="clear" w:color="auto" w:fill="FFFFFF"/>
        </w:rPr>
        <w:t xml:space="preserve">. </w:t>
      </w:r>
      <w:commentRangeStart w:id="136"/>
      <w:r w:rsidR="00EC1D55" w:rsidRPr="00C25F2A">
        <w:rPr>
          <w:rFonts w:ascii="Times New Roman" w:hAnsi="Times New Roman" w:cs="Times New Roman"/>
          <w:b/>
          <w:color w:val="000000"/>
          <w:shd w:val="clear" w:color="auto" w:fill="FFFFFF"/>
        </w:rPr>
        <w:t>Rate</w:t>
      </w:r>
      <w:commentRangeEnd w:id="136"/>
      <w:r w:rsidR="005A0F7E">
        <w:rPr>
          <w:rStyle w:val="CommentReference"/>
          <w:rFonts w:eastAsiaTheme="minorHAnsi"/>
        </w:rPr>
        <w:commentReference w:id="136"/>
      </w:r>
      <w:r w:rsidR="00EC1D55" w:rsidRPr="00C25F2A">
        <w:rPr>
          <w:rFonts w:ascii="Times New Roman" w:hAnsi="Times New Roman" w:cs="Times New Roman"/>
          <w:b/>
          <w:color w:val="000000"/>
          <w:shd w:val="clear" w:color="auto" w:fill="FFFFFF"/>
        </w:rPr>
        <w:t xml:space="preserve"> of self-directed behavior for each age-sex class when controlling for their social state and the interaction between their age-sex class and their social state. Adolescent female rate of self-directed behavior is significantly higher than each of the other age-sex classes in pairwise comparisons (p=0.033 compared to adult females; p=0.045 compared to </w:t>
      </w:r>
      <w:r w:rsidR="00EC1D55" w:rsidRPr="00C25F2A">
        <w:rPr>
          <w:rFonts w:ascii="Times New Roman" w:hAnsi="Times New Roman" w:cs="Times New Roman"/>
          <w:b/>
          <w:color w:val="000000"/>
          <w:shd w:val="clear" w:color="auto" w:fill="FFFFFF"/>
        </w:rPr>
        <w:lastRenderedPageBreak/>
        <w:t>flanged males; p=0.040 compared to unflanged males) while no other differences between age-sex classes were significant.</w:t>
      </w:r>
    </w:p>
    <w:p w14:paraId="3AAC114B" w14:textId="77777777" w:rsidR="00EC1D55" w:rsidRPr="00D94D9E" w:rsidRDefault="00EC1D55" w:rsidP="003D3216">
      <w:pPr>
        <w:spacing w:line="480" w:lineRule="auto"/>
        <w:ind w:left="-720"/>
        <w:jc w:val="both"/>
        <w:rPr>
          <w:rFonts w:ascii="Times New Roman" w:hAnsi="Times New Roman" w:cs="Times New Roman"/>
          <w:b/>
          <w:color w:val="000000"/>
          <w:sz w:val="20"/>
          <w:szCs w:val="20"/>
          <w:shd w:val="clear" w:color="auto" w:fill="FFFFFF"/>
        </w:rPr>
      </w:pPr>
    </w:p>
    <w:p w14:paraId="76202D4E"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p w14:paraId="4B76F8FB" w14:textId="77777777" w:rsidR="00EC1D55" w:rsidRDefault="00EC1D55" w:rsidP="003D3216">
      <w:pPr>
        <w:spacing w:line="480" w:lineRule="auto"/>
        <w:jc w:val="both"/>
        <w:rPr>
          <w:rFonts w:ascii="Times New Roman" w:hAnsi="Times New Roman" w:cs="Times New Roman"/>
          <w:color w:val="000000"/>
          <w:shd w:val="clear" w:color="auto" w:fill="FFFFFF"/>
        </w:rPr>
      </w:pPr>
    </w:p>
    <w:p w14:paraId="2E3A8189" w14:textId="7594419C" w:rsidR="00EC1D55" w:rsidRDefault="00EC1D55" w:rsidP="003D3216">
      <w:pPr>
        <w:spacing w:line="480" w:lineRule="auto"/>
        <w:jc w:val="both"/>
        <w:rPr>
          <w:rFonts w:ascii="Times New Roman" w:hAnsi="Times New Roman" w:cs="Times New Roman"/>
          <w:color w:val="000000"/>
          <w:shd w:val="clear" w:color="auto" w:fill="FFFFFF"/>
        </w:rPr>
      </w:pPr>
    </w:p>
    <w:p w14:paraId="193E0244" w14:textId="09E6952A" w:rsidR="0094516C" w:rsidRPr="00D94D9E" w:rsidRDefault="0094516C" w:rsidP="003D3216">
      <w:pPr>
        <w:spacing w:line="480" w:lineRule="auto"/>
        <w:jc w:val="both"/>
        <w:rPr>
          <w:rFonts w:ascii="Times New Roman" w:hAnsi="Times New Roman" w:cs="Times New Roman"/>
          <w:color w:val="000000"/>
          <w:shd w:val="clear" w:color="auto" w:fill="FFFFFF"/>
        </w:rPr>
      </w:pPr>
    </w:p>
    <w:p w14:paraId="7C7216CB" w14:textId="3E98FA53" w:rsidR="004711C7" w:rsidRDefault="004711C7" w:rsidP="003D3216">
      <w:pPr>
        <w:spacing w:line="480" w:lineRule="auto"/>
        <w:jc w:val="both"/>
        <w:rPr>
          <w:rFonts w:ascii="Times New Roman" w:hAnsi="Times New Roman" w:cs="Times New Roman"/>
          <w:b/>
          <w:color w:val="000000"/>
          <w:shd w:val="clear" w:color="auto" w:fill="FFFFFF"/>
        </w:rPr>
      </w:pPr>
      <w:r>
        <w:rPr>
          <w:rFonts w:ascii="Times New Roman" w:hAnsi="Times New Roman" w:cs="Times New Roman"/>
          <w:b/>
          <w:noProof/>
          <w:color w:val="000000"/>
          <w:shd w:val="clear" w:color="auto" w:fill="FFFFFF"/>
        </w:rPr>
        <w:drawing>
          <wp:inline distT="0" distB="0" distL="0" distR="0" wp14:anchorId="0DC827C2" wp14:editId="3671147B">
            <wp:extent cx="4633457" cy="428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PUT Predicted SDB Rate Social YN age-sex.tif"/>
                    <pic:cNvPicPr/>
                  </pic:nvPicPr>
                  <pic:blipFill rotWithShape="1">
                    <a:blip r:embed="rId14"/>
                    <a:srcRect l="11379" t="7926" r="10657" b="36345"/>
                    <a:stretch/>
                  </pic:blipFill>
                  <pic:spPr bwMode="auto">
                    <a:xfrm>
                      <a:off x="0" y="0"/>
                      <a:ext cx="4633872" cy="4286634"/>
                    </a:xfrm>
                    <a:prstGeom prst="rect">
                      <a:avLst/>
                    </a:prstGeom>
                    <a:ln>
                      <a:noFill/>
                    </a:ln>
                    <a:extLst>
                      <a:ext uri="{53640926-AAD7-44D8-BBD7-CCE9431645EC}">
                        <a14:shadowObscured xmlns:a14="http://schemas.microsoft.com/office/drawing/2010/main"/>
                      </a:ext>
                    </a:extLst>
                  </pic:spPr>
                </pic:pic>
              </a:graphicData>
            </a:graphic>
          </wp:inline>
        </w:drawing>
      </w:r>
    </w:p>
    <w:p w14:paraId="15884222" w14:textId="7102332C" w:rsidR="00EC1D55" w:rsidRPr="00C25F2A" w:rsidRDefault="001A2A4B" w:rsidP="003D3216">
      <w:pPr>
        <w:spacing w:line="480" w:lineRule="auto"/>
        <w:jc w:val="both"/>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Figure </w:t>
      </w:r>
      <w:r w:rsidR="00F354DC">
        <w:rPr>
          <w:rFonts w:ascii="Times New Roman" w:hAnsi="Times New Roman" w:cs="Times New Roman"/>
          <w:b/>
          <w:color w:val="000000"/>
          <w:shd w:val="clear" w:color="auto" w:fill="FFFFFF"/>
        </w:rPr>
        <w:t>5</w:t>
      </w:r>
      <w:r w:rsidR="00F46D7C">
        <w:rPr>
          <w:rFonts w:ascii="Times New Roman" w:hAnsi="Times New Roman" w:cs="Times New Roman"/>
          <w:b/>
          <w:color w:val="000000"/>
          <w:shd w:val="clear" w:color="auto" w:fill="FFFFFF"/>
        </w:rPr>
        <w:t>.</w:t>
      </w:r>
      <w:r w:rsidR="00EC1D55" w:rsidRPr="00C25F2A">
        <w:rPr>
          <w:rFonts w:ascii="Times New Roman" w:hAnsi="Times New Roman" w:cs="Times New Roman"/>
          <w:b/>
          <w:color w:val="000000"/>
          <w:shd w:val="clear" w:color="auto" w:fill="FFFFFF"/>
        </w:rPr>
        <w:t xml:space="preserve"> Mean rate of self-directed behavior among the age-sex classes under social and </w:t>
      </w:r>
      <w:r w:rsidR="003A784D">
        <w:rPr>
          <w:rFonts w:ascii="Times New Roman" w:hAnsi="Times New Roman" w:cs="Times New Roman"/>
          <w:b/>
          <w:color w:val="000000"/>
          <w:shd w:val="clear" w:color="auto" w:fill="FFFFFF"/>
        </w:rPr>
        <w:t>solitary</w:t>
      </w:r>
      <w:r w:rsidR="00EC1D55" w:rsidRPr="00C25F2A">
        <w:rPr>
          <w:rFonts w:ascii="Times New Roman" w:hAnsi="Times New Roman" w:cs="Times New Roman"/>
          <w:b/>
          <w:color w:val="000000"/>
          <w:shd w:val="clear" w:color="auto" w:fill="FFFFFF"/>
        </w:rPr>
        <w:t xml:space="preserve"> conditions. Rate of self-directed behavior is significantly different between the social states for adolescent females only (p=0.003)</w:t>
      </w:r>
    </w:p>
    <w:p w14:paraId="275DD244" w14:textId="77777777" w:rsidR="00EC1D55" w:rsidRDefault="00EC1D55" w:rsidP="003D3216">
      <w:pPr>
        <w:spacing w:line="480" w:lineRule="auto"/>
        <w:jc w:val="both"/>
        <w:rPr>
          <w:rFonts w:ascii="Times New Roman" w:hAnsi="Times New Roman" w:cs="Times New Roman"/>
          <w:b/>
          <w:color w:val="000000"/>
          <w:sz w:val="20"/>
          <w:szCs w:val="20"/>
          <w:shd w:val="clear" w:color="auto" w:fill="FFFFFF"/>
        </w:rPr>
      </w:pPr>
    </w:p>
    <w:p w14:paraId="55585238" w14:textId="20EE524B" w:rsidR="00EC1D55" w:rsidRDefault="00EC1D55" w:rsidP="00A346FD">
      <w:pPr>
        <w:spacing w:line="480" w:lineRule="auto"/>
        <w:ind w:firstLine="720"/>
        <w:rPr>
          <w:rFonts w:ascii="Times New Roman" w:hAnsi="Times New Roman" w:cs="Times New Roman"/>
          <w:color w:val="000000"/>
          <w:shd w:val="clear" w:color="auto" w:fill="FFFFFF"/>
        </w:rPr>
      </w:pPr>
      <w:del w:id="137" w:author="Melissa Emery Thompson" w:date="2018-09-24T18:18:00Z">
        <w:r w:rsidRPr="00D94D9E" w:rsidDel="005A0F7E">
          <w:rPr>
            <w:rFonts w:ascii="Times New Roman" w:hAnsi="Times New Roman" w:cs="Times New Roman"/>
            <w:color w:val="000000"/>
            <w:shd w:val="clear" w:color="auto" w:fill="FFFFFF"/>
          </w:rPr>
          <w:lastRenderedPageBreak/>
          <w:delText xml:space="preserve">While the presence or absence of an adolescent female social partner does not have a significant effect on </w:delText>
        </w:r>
        <w:r w:rsidDel="005A0F7E">
          <w:rPr>
            <w:rFonts w:ascii="Times New Roman" w:hAnsi="Times New Roman" w:cs="Times New Roman"/>
            <w:color w:val="000000"/>
            <w:shd w:val="clear" w:color="auto" w:fill="FFFFFF"/>
          </w:rPr>
          <w:delText xml:space="preserve">the </w:delText>
        </w:r>
        <w:r w:rsidRPr="00D94D9E" w:rsidDel="005A0F7E">
          <w:rPr>
            <w:rFonts w:ascii="Times New Roman" w:hAnsi="Times New Roman" w:cs="Times New Roman"/>
            <w:color w:val="000000"/>
            <w:shd w:val="clear" w:color="auto" w:fill="FFFFFF"/>
          </w:rPr>
          <w:delText>rate of self-directed behavior on its own (</w:delText>
        </w:r>
        <w:r w:rsidRPr="00270E54" w:rsidDel="005A0F7E">
          <w:rPr>
            <w:rFonts w:ascii="Times New Roman" w:hAnsi="Times New Roman" w:cs="Times New Roman"/>
            <w:color w:val="222222"/>
            <w:shd w:val="clear" w:color="auto" w:fill="FFFFFF"/>
          </w:rPr>
          <w:delText>β</w:delText>
        </w:r>
        <w:r w:rsidRPr="00D94D9E" w:rsidDel="005A0F7E">
          <w:rPr>
            <w:rFonts w:ascii="Times New Roman" w:hAnsi="Times New Roman" w:cs="Times New Roman"/>
            <w:color w:val="000000"/>
            <w:shd w:val="clear" w:color="auto" w:fill="FFFFFF"/>
          </w:rPr>
          <w:delText xml:space="preserve"> </w:delText>
        </w:r>
        <w:r w:rsidDel="005A0F7E">
          <w:rPr>
            <w:rFonts w:ascii="Times New Roman" w:hAnsi="Times New Roman" w:cs="Times New Roman"/>
            <w:color w:val="000000"/>
            <w:shd w:val="clear" w:color="auto" w:fill="FFFFFF"/>
          </w:rPr>
          <w:delText xml:space="preserve">=0.617, </w:delText>
        </w:r>
        <w:r w:rsidRPr="00D94D9E" w:rsidDel="005A0F7E">
          <w:rPr>
            <w:rFonts w:ascii="Times New Roman" w:hAnsi="Times New Roman" w:cs="Times New Roman"/>
            <w:color w:val="000000"/>
            <w:shd w:val="clear" w:color="auto" w:fill="FFFFFF"/>
          </w:rPr>
          <w:delText>F=3.443, p=0.064)</w:delText>
        </w:r>
        <w:r w:rsidR="007F13B6" w:rsidDel="005A0F7E">
          <w:rPr>
            <w:rFonts w:ascii="Times New Roman" w:hAnsi="Times New Roman" w:cs="Times New Roman"/>
            <w:color w:val="000000"/>
            <w:shd w:val="clear" w:color="auto" w:fill="FFFFFF"/>
          </w:rPr>
          <w:delText xml:space="preserve"> (Table 3)</w:delText>
        </w:r>
        <w:r w:rsidRPr="00D94D9E" w:rsidDel="005A0F7E">
          <w:rPr>
            <w:rFonts w:ascii="Times New Roman" w:hAnsi="Times New Roman" w:cs="Times New Roman"/>
            <w:color w:val="000000"/>
            <w:shd w:val="clear" w:color="auto" w:fill="FFFFFF"/>
          </w:rPr>
          <w:delText>, the three-way interaction among age-sex of focal, social state, and the presence or absence of an adolescent female was a significant predictor of rate of self-directed behavior (</w:delText>
        </w:r>
        <w:r w:rsidRPr="00270E54" w:rsidDel="005A0F7E">
          <w:rPr>
            <w:rFonts w:ascii="Times New Roman" w:hAnsi="Times New Roman" w:cs="Times New Roman"/>
            <w:color w:val="222222"/>
            <w:shd w:val="clear" w:color="auto" w:fill="FFFFFF"/>
          </w:rPr>
          <w:delText>β</w:delText>
        </w:r>
        <w:r w:rsidDel="005A0F7E">
          <w:rPr>
            <w:rFonts w:ascii="Times New Roman" w:hAnsi="Times New Roman" w:cs="Times New Roman"/>
            <w:color w:val="000000"/>
            <w:shd w:val="clear" w:color="auto" w:fill="FFFFFF"/>
          </w:rPr>
          <w:delText xml:space="preserve">=1.23, </w:delText>
        </w:r>
        <w:r w:rsidR="001A2A4B" w:rsidDel="005A0F7E">
          <w:rPr>
            <w:rFonts w:ascii="Times New Roman" w:hAnsi="Times New Roman" w:cs="Times New Roman"/>
            <w:color w:val="000000"/>
            <w:shd w:val="clear" w:color="auto" w:fill="FFFFFF"/>
          </w:rPr>
          <w:delText>F=8.943, p&lt;0.001)</w:delText>
        </w:r>
        <w:r w:rsidR="007F13B6" w:rsidDel="005A0F7E">
          <w:rPr>
            <w:rFonts w:ascii="Times New Roman" w:hAnsi="Times New Roman" w:cs="Times New Roman"/>
            <w:color w:val="000000"/>
            <w:shd w:val="clear" w:color="auto" w:fill="FFFFFF"/>
          </w:rPr>
          <w:delText xml:space="preserve"> (Table 3)</w:delText>
        </w:r>
        <w:r w:rsidR="001A2A4B" w:rsidDel="005A0F7E">
          <w:rPr>
            <w:rFonts w:ascii="Times New Roman" w:hAnsi="Times New Roman" w:cs="Times New Roman"/>
            <w:color w:val="000000"/>
            <w:shd w:val="clear" w:color="auto" w:fill="FFFFFF"/>
          </w:rPr>
          <w:delText>.</w:delText>
        </w:r>
      </w:del>
      <w:ins w:id="138" w:author="Melissa Emery Thompson" w:date="2018-09-24T18:18:00Z">
        <w:r w:rsidR="005A0F7E">
          <w:rPr>
            <w:rFonts w:ascii="Times New Roman" w:hAnsi="Times New Roman" w:cs="Times New Roman"/>
            <w:color w:val="000000"/>
            <w:shd w:val="clear" w:color="auto" w:fill="FFFFFF"/>
          </w:rPr>
          <w:t xml:space="preserve">We evaluated a series of additional models including interaction effects for the presence or </w:t>
        </w:r>
        <w:commentRangeStart w:id="139"/>
        <w:commentRangeStart w:id="140"/>
        <w:r w:rsidR="005A0F7E">
          <w:rPr>
            <w:rFonts w:ascii="Times New Roman" w:hAnsi="Times New Roman" w:cs="Times New Roman"/>
            <w:color w:val="000000"/>
            <w:shd w:val="clear" w:color="auto" w:fill="FFFFFF"/>
          </w:rPr>
          <w:t>absence</w:t>
        </w:r>
      </w:ins>
      <w:commentRangeEnd w:id="139"/>
      <w:ins w:id="141" w:author="Melissa Emery Thompson" w:date="2018-09-24T18:57:00Z">
        <w:r w:rsidR="006067CC">
          <w:rPr>
            <w:rStyle w:val="CommentReference"/>
            <w:rFonts w:eastAsiaTheme="minorHAnsi"/>
          </w:rPr>
          <w:commentReference w:id="139"/>
        </w:r>
      </w:ins>
      <w:commentRangeEnd w:id="140"/>
      <w:ins w:id="142" w:author="Melissa Emery Thompson" w:date="2018-09-24T19:05:00Z">
        <w:r w:rsidR="005C1F82">
          <w:rPr>
            <w:rStyle w:val="CommentReference"/>
            <w:rFonts w:eastAsiaTheme="minorHAnsi"/>
          </w:rPr>
          <w:commentReference w:id="140"/>
        </w:r>
      </w:ins>
      <w:ins w:id="143" w:author="Melissa Emery Thompson" w:date="2018-09-24T18:18:00Z">
        <w:r w:rsidR="005A0F7E">
          <w:rPr>
            <w:rFonts w:ascii="Times New Roman" w:hAnsi="Times New Roman" w:cs="Times New Roman"/>
            <w:color w:val="000000"/>
            <w:shd w:val="clear" w:color="auto" w:fill="FFFFFF"/>
          </w:rPr>
          <w:t xml:space="preserve"> </w:t>
        </w:r>
      </w:ins>
      <w:r w:rsidR="001A2A4B">
        <w:rPr>
          <w:rFonts w:ascii="Times New Roman" w:hAnsi="Times New Roman" w:cs="Times New Roman"/>
          <w:color w:val="000000"/>
          <w:shd w:val="clear" w:color="auto" w:fill="FFFFFF"/>
        </w:rPr>
        <w:t xml:space="preserve"> </w:t>
      </w:r>
      <w:r w:rsidR="007F13B6">
        <w:rPr>
          <w:rFonts w:ascii="Times New Roman" w:hAnsi="Times New Roman" w:cs="Times New Roman"/>
          <w:color w:val="000000"/>
          <w:shd w:val="clear" w:color="auto" w:fill="FFFFFF"/>
        </w:rPr>
        <w:t>F</w:t>
      </w:r>
      <w:r w:rsidRPr="00D94D9E">
        <w:rPr>
          <w:rFonts w:ascii="Times New Roman" w:hAnsi="Times New Roman" w:cs="Times New Roman"/>
          <w:color w:val="000000"/>
          <w:shd w:val="clear" w:color="auto" w:fill="FFFFFF"/>
        </w:rPr>
        <w:t xml:space="preserve">or an adolescent female focal, being social with another adolescent female is associated with a significantly lower rate (mean 0.991±0.317) of self-directed behavior than being social with other age-sex classes (mean 1.826+0.532) </w:t>
      </w:r>
      <w:del w:id="144" w:author="Melissa Emery Thompson" w:date="2018-09-24T18:18:00Z">
        <w:r w:rsidRPr="00D94D9E" w:rsidDel="005A0F7E">
          <w:rPr>
            <w:rFonts w:ascii="Times New Roman" w:hAnsi="Times New Roman" w:cs="Times New Roman"/>
            <w:color w:val="000000"/>
            <w:shd w:val="clear" w:color="auto" w:fill="FFFFFF"/>
          </w:rPr>
          <w:delText>(p</w:delText>
        </w:r>
        <w:r w:rsidR="00DE00DA" w:rsidDel="005A0F7E">
          <w:rPr>
            <w:rFonts w:ascii="Times New Roman" w:hAnsi="Times New Roman" w:cs="Times New Roman"/>
            <w:color w:val="000000"/>
            <w:shd w:val="clear" w:color="auto" w:fill="FFFFFF"/>
          </w:rPr>
          <w:delText>&lt;</w:delText>
        </w:r>
        <w:r w:rsidRPr="00D94D9E" w:rsidDel="005A0F7E">
          <w:rPr>
            <w:rFonts w:ascii="Times New Roman" w:hAnsi="Times New Roman" w:cs="Times New Roman"/>
            <w:color w:val="000000"/>
            <w:shd w:val="clear" w:color="auto" w:fill="FFFFFF"/>
          </w:rPr>
          <w:delText>0.0</w:delText>
        </w:r>
        <w:r w:rsidR="00DE00DA" w:rsidDel="005A0F7E">
          <w:rPr>
            <w:rFonts w:ascii="Times New Roman" w:hAnsi="Times New Roman" w:cs="Times New Roman"/>
            <w:color w:val="000000"/>
            <w:shd w:val="clear" w:color="auto" w:fill="FFFFFF"/>
          </w:rPr>
          <w:delText>5</w:delText>
        </w:r>
        <w:r w:rsidRPr="00D94D9E" w:rsidDel="005A0F7E">
          <w:rPr>
            <w:rFonts w:ascii="Times New Roman" w:hAnsi="Times New Roman" w:cs="Times New Roman"/>
            <w:color w:val="000000"/>
            <w:shd w:val="clear" w:color="auto" w:fill="FFFFFF"/>
          </w:rPr>
          <w:delText>)</w:delText>
        </w:r>
        <w:r w:rsidR="007F13B6" w:rsidDel="005A0F7E">
          <w:rPr>
            <w:rFonts w:ascii="Times New Roman" w:hAnsi="Times New Roman" w:cs="Times New Roman"/>
            <w:color w:val="000000"/>
            <w:shd w:val="clear" w:color="auto" w:fill="FFFFFF"/>
          </w:rPr>
          <w:delText xml:space="preserve"> </w:delText>
        </w:r>
      </w:del>
      <w:ins w:id="145" w:author="Melissa Emery Thompson" w:date="2018-09-24T18:18:00Z">
        <w:r w:rsidR="005A0F7E" w:rsidRPr="00D94D9E">
          <w:rPr>
            <w:rFonts w:ascii="Times New Roman" w:hAnsi="Times New Roman" w:cs="Times New Roman"/>
            <w:color w:val="000000"/>
            <w:shd w:val="clear" w:color="auto" w:fill="FFFFFF"/>
          </w:rPr>
          <w:t>(</w:t>
        </w:r>
        <w:r w:rsidR="005A0F7E" w:rsidRPr="00270E54">
          <w:rPr>
            <w:rFonts w:ascii="Times New Roman" w:hAnsi="Times New Roman" w:cs="Times New Roman"/>
            <w:color w:val="222222"/>
            <w:shd w:val="clear" w:color="auto" w:fill="FFFFFF"/>
          </w:rPr>
          <w:t>β</w:t>
        </w:r>
        <w:r w:rsidR="005A0F7E">
          <w:rPr>
            <w:rFonts w:ascii="Times New Roman" w:hAnsi="Times New Roman" w:cs="Times New Roman"/>
            <w:color w:val="000000"/>
            <w:shd w:val="clear" w:color="auto" w:fill="FFFFFF"/>
          </w:rPr>
          <w:t xml:space="preserve">=1.23, F=8.943, p&lt;0.001) (Table 3) </w:t>
        </w:r>
      </w:ins>
      <w:r w:rsidR="007F13B6">
        <w:rPr>
          <w:rFonts w:ascii="Times New Roman" w:hAnsi="Times New Roman" w:cs="Times New Roman"/>
          <w:color w:val="000000"/>
          <w:shd w:val="clear" w:color="auto" w:fill="FFFFFF"/>
        </w:rPr>
        <w:t>(Figure 6)</w:t>
      </w:r>
      <w:r w:rsidRPr="00D94D9E">
        <w:rPr>
          <w:rFonts w:ascii="Times New Roman" w:hAnsi="Times New Roman" w:cs="Times New Roman"/>
          <w:color w:val="000000"/>
          <w:shd w:val="clear" w:color="auto" w:fill="FFFFFF"/>
        </w:rPr>
        <w:t xml:space="preserve">. Flanged male </w:t>
      </w:r>
      <w:proofErr w:type="spellStart"/>
      <w:r w:rsidRPr="00D94D9E">
        <w:rPr>
          <w:rFonts w:ascii="Times New Roman" w:hAnsi="Times New Roman" w:cs="Times New Roman"/>
          <w:color w:val="000000"/>
          <w:shd w:val="clear" w:color="auto" w:fill="FFFFFF"/>
        </w:rPr>
        <w:t>focals</w:t>
      </w:r>
      <w:proofErr w:type="spellEnd"/>
      <w:r w:rsidRPr="00D94D9E">
        <w:rPr>
          <w:rFonts w:ascii="Times New Roman" w:hAnsi="Times New Roman" w:cs="Times New Roman"/>
          <w:color w:val="000000"/>
          <w:shd w:val="clear" w:color="auto" w:fill="FFFFFF"/>
        </w:rPr>
        <w:t xml:space="preserve"> have significantly higher mean rate</w:t>
      </w:r>
      <w:r>
        <w:rPr>
          <w:rFonts w:ascii="Times New Roman" w:hAnsi="Times New Roman" w:cs="Times New Roman"/>
          <w:color w:val="000000"/>
          <w:shd w:val="clear" w:color="auto" w:fill="FFFFFF"/>
        </w:rPr>
        <w:t>s</w:t>
      </w:r>
      <w:r w:rsidRPr="00D94D9E">
        <w:rPr>
          <w:rFonts w:ascii="Times New Roman" w:hAnsi="Times New Roman" w:cs="Times New Roman"/>
          <w:color w:val="000000"/>
          <w:shd w:val="clear" w:color="auto" w:fill="FFFFFF"/>
        </w:rPr>
        <w:t xml:space="preserve"> of SDB when social with adolescent females (0.581±0.192) compared to when they are social with other age-sex classes (0.171±0.068) (p</w:t>
      </w:r>
      <w:r w:rsidR="00DE00DA">
        <w:rPr>
          <w:rFonts w:ascii="Times New Roman" w:hAnsi="Times New Roman" w:cs="Times New Roman"/>
          <w:color w:val="000000"/>
          <w:shd w:val="clear" w:color="auto" w:fill="FFFFFF"/>
        </w:rPr>
        <w:t>&lt;</w:t>
      </w:r>
      <w:r w:rsidRPr="00D94D9E">
        <w:rPr>
          <w:rFonts w:ascii="Times New Roman" w:hAnsi="Times New Roman" w:cs="Times New Roman"/>
          <w:color w:val="000000"/>
          <w:shd w:val="clear" w:color="auto" w:fill="FFFFFF"/>
        </w:rPr>
        <w:t>0.</w:t>
      </w:r>
      <w:r w:rsidR="00DE00DA" w:rsidRPr="00D94D9E">
        <w:rPr>
          <w:rFonts w:ascii="Times New Roman" w:hAnsi="Times New Roman" w:cs="Times New Roman"/>
          <w:color w:val="000000"/>
          <w:shd w:val="clear" w:color="auto" w:fill="FFFFFF"/>
        </w:rPr>
        <w:t>0</w:t>
      </w:r>
      <w:r w:rsidR="00DE00DA">
        <w:rPr>
          <w:rFonts w:ascii="Times New Roman" w:hAnsi="Times New Roman" w:cs="Times New Roman"/>
          <w:color w:val="000000"/>
          <w:shd w:val="clear" w:color="auto" w:fill="FFFFFF"/>
        </w:rPr>
        <w:t>1</w:t>
      </w:r>
      <w:r w:rsidRPr="00D94D9E">
        <w:rPr>
          <w:rFonts w:ascii="Times New Roman" w:hAnsi="Times New Roman" w:cs="Times New Roman"/>
          <w:color w:val="000000"/>
          <w:shd w:val="clear" w:color="auto" w:fill="FFFFFF"/>
        </w:rPr>
        <w:t>). No other three-way interactions were significant – in other words, socializing with adolescent females has no significant influence on rate of SDB for adult females</w:t>
      </w:r>
      <w:r>
        <w:rPr>
          <w:rFonts w:ascii="Times New Roman" w:hAnsi="Times New Roman" w:cs="Times New Roman"/>
          <w:color w:val="000000"/>
          <w:shd w:val="clear" w:color="auto" w:fill="FFFFFF"/>
        </w:rPr>
        <w:t xml:space="preserve"> </w:t>
      </w:r>
      <w:r w:rsidR="007F13B6">
        <w:rPr>
          <w:rFonts w:ascii="Times New Roman" w:hAnsi="Times New Roman" w:cs="Times New Roman"/>
          <w:color w:val="000000"/>
          <w:shd w:val="clear" w:color="auto" w:fill="FFFFFF"/>
        </w:rPr>
        <w:t>or unflanged males (</w:t>
      </w:r>
      <w:r w:rsidR="001A2A4B">
        <w:rPr>
          <w:rFonts w:ascii="Times New Roman" w:hAnsi="Times New Roman" w:cs="Times New Roman"/>
          <w:color w:val="000000"/>
          <w:shd w:val="clear" w:color="auto" w:fill="FFFFFF"/>
        </w:rPr>
        <w:t xml:space="preserve">Table </w:t>
      </w:r>
      <w:r w:rsidR="007F13B6">
        <w:rPr>
          <w:rFonts w:ascii="Times New Roman" w:hAnsi="Times New Roman" w:cs="Times New Roman"/>
          <w:color w:val="000000"/>
          <w:shd w:val="clear" w:color="auto" w:fill="FFFFFF"/>
        </w:rPr>
        <w:t>4</w:t>
      </w:r>
      <w:r w:rsidRPr="00D94D9E">
        <w:rPr>
          <w:rFonts w:ascii="Times New Roman" w:hAnsi="Times New Roman" w:cs="Times New Roman"/>
          <w:color w:val="000000"/>
          <w:shd w:val="clear" w:color="auto" w:fill="FFFFFF"/>
        </w:rPr>
        <w:t>).</w:t>
      </w:r>
    </w:p>
    <w:p w14:paraId="743488CA" w14:textId="77777777" w:rsidR="00DE00DA" w:rsidRPr="00C25F2A" w:rsidRDefault="00DE00DA" w:rsidP="00A346FD">
      <w:pPr>
        <w:spacing w:line="480" w:lineRule="auto"/>
        <w:ind w:firstLine="720"/>
        <w:rPr>
          <w:rFonts w:ascii="Times New Roman" w:hAnsi="Times New Roman" w:cs="Times New Roman"/>
          <w:b/>
          <w:color w:val="000000"/>
          <w:sz w:val="20"/>
          <w:szCs w:val="20"/>
          <w:shd w:val="clear" w:color="auto" w:fill="FFFFFF"/>
        </w:rPr>
      </w:pPr>
    </w:p>
    <w:p w14:paraId="38570E2E" w14:textId="7814B575" w:rsidR="00EC1D55" w:rsidRPr="00C25F2A" w:rsidRDefault="001A2A4B" w:rsidP="003D3216">
      <w:pPr>
        <w:spacing w:line="480" w:lineRule="auto"/>
        <w:jc w:val="both"/>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Table </w:t>
      </w:r>
      <w:r w:rsidR="00F354DC">
        <w:rPr>
          <w:rFonts w:ascii="Times New Roman" w:hAnsi="Times New Roman" w:cs="Times New Roman"/>
          <w:b/>
          <w:color w:val="000000"/>
          <w:shd w:val="clear" w:color="auto" w:fill="FFFFFF"/>
        </w:rPr>
        <w:t>3</w:t>
      </w:r>
      <w:r w:rsidR="00EC1D55" w:rsidRPr="00C25F2A">
        <w:rPr>
          <w:rFonts w:ascii="Times New Roman" w:hAnsi="Times New Roman" w:cs="Times New Roman"/>
          <w:b/>
          <w:color w:val="000000"/>
          <w:shd w:val="clear" w:color="auto" w:fill="FFFFFF"/>
        </w:rPr>
        <w:t>. Results of a GLMM predicting rate of SDB based on the effect of focal age-sex, social state (social or solitary), interaction between them, the presence or absence of an adolescent female social partner, and the three-way interaction between the age-sex of the focal*Social state*presence or absence of an adolescent female social partner. Significant effects are in bold.</w:t>
      </w:r>
    </w:p>
    <w:tbl>
      <w:tblPr>
        <w:tblW w:w="8460" w:type="dxa"/>
        <w:tblInd w:w="108" w:type="dxa"/>
        <w:tblLook w:val="04A0" w:firstRow="1" w:lastRow="0" w:firstColumn="1" w:lastColumn="0" w:noHBand="0" w:noVBand="1"/>
      </w:tblPr>
      <w:tblGrid>
        <w:gridCol w:w="5258"/>
        <w:gridCol w:w="886"/>
        <w:gridCol w:w="606"/>
        <w:gridCol w:w="810"/>
        <w:gridCol w:w="900"/>
      </w:tblGrid>
      <w:tr w:rsidR="00EC1D55" w:rsidRPr="00D94D9E" w14:paraId="112C6166" w14:textId="77777777" w:rsidTr="001A2A4B">
        <w:tc>
          <w:tcPr>
            <w:tcW w:w="5258" w:type="dxa"/>
          </w:tcPr>
          <w:p w14:paraId="7EC7BA65"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tc>
        <w:tc>
          <w:tcPr>
            <w:tcW w:w="886" w:type="dxa"/>
          </w:tcPr>
          <w:p w14:paraId="4F46C407"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F</w:t>
            </w:r>
          </w:p>
        </w:tc>
        <w:tc>
          <w:tcPr>
            <w:tcW w:w="606" w:type="dxa"/>
          </w:tcPr>
          <w:p w14:paraId="68DB2CD0" w14:textId="77777777" w:rsidR="00EC1D55" w:rsidRPr="00D94D9E" w:rsidRDefault="00EC1D55" w:rsidP="003D3216">
            <w:pPr>
              <w:spacing w:line="480" w:lineRule="auto"/>
              <w:jc w:val="center"/>
              <w:rPr>
                <w:rFonts w:ascii="Times New Roman" w:hAnsi="Times New Roman" w:cs="Times New Roman"/>
                <w:b/>
                <w:i/>
                <w:color w:val="000000"/>
                <w:shd w:val="clear" w:color="auto" w:fill="FFFFFF"/>
              </w:rPr>
            </w:pPr>
            <w:r w:rsidRPr="00D94D9E">
              <w:rPr>
                <w:rFonts w:ascii="Times New Roman" w:hAnsi="Times New Roman" w:cs="Times New Roman"/>
                <w:b/>
                <w:i/>
                <w:color w:val="000000"/>
                <w:shd w:val="clear" w:color="auto" w:fill="FFFFFF"/>
              </w:rPr>
              <w:t>df1</w:t>
            </w:r>
          </w:p>
        </w:tc>
        <w:tc>
          <w:tcPr>
            <w:tcW w:w="810" w:type="dxa"/>
          </w:tcPr>
          <w:p w14:paraId="3B531376" w14:textId="77777777" w:rsidR="00EC1D55" w:rsidRPr="00D94D9E" w:rsidRDefault="00EC1D55" w:rsidP="003D3216">
            <w:pPr>
              <w:spacing w:line="480" w:lineRule="auto"/>
              <w:jc w:val="center"/>
              <w:rPr>
                <w:rFonts w:ascii="Times New Roman" w:hAnsi="Times New Roman" w:cs="Times New Roman"/>
                <w:b/>
                <w:i/>
                <w:color w:val="000000"/>
                <w:shd w:val="clear" w:color="auto" w:fill="FFFFFF"/>
              </w:rPr>
            </w:pPr>
            <w:r w:rsidRPr="00D94D9E">
              <w:rPr>
                <w:rFonts w:ascii="Times New Roman" w:hAnsi="Times New Roman" w:cs="Times New Roman"/>
                <w:b/>
                <w:i/>
                <w:color w:val="000000"/>
                <w:shd w:val="clear" w:color="auto" w:fill="FFFFFF"/>
              </w:rPr>
              <w:t>df2</w:t>
            </w:r>
          </w:p>
        </w:tc>
        <w:tc>
          <w:tcPr>
            <w:tcW w:w="900" w:type="dxa"/>
          </w:tcPr>
          <w:p w14:paraId="7D1E5EEB"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P</w:t>
            </w:r>
          </w:p>
        </w:tc>
      </w:tr>
      <w:tr w:rsidR="00EC1D55" w:rsidRPr="00D94D9E" w14:paraId="431609B2" w14:textId="77777777" w:rsidTr="001A2A4B">
        <w:tc>
          <w:tcPr>
            <w:tcW w:w="5258" w:type="dxa"/>
          </w:tcPr>
          <w:p w14:paraId="6EA13BA0"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Corrected Model</w:t>
            </w:r>
          </w:p>
        </w:tc>
        <w:tc>
          <w:tcPr>
            <w:tcW w:w="886" w:type="dxa"/>
          </w:tcPr>
          <w:p w14:paraId="3A796475"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6.686</w:t>
            </w:r>
          </w:p>
        </w:tc>
        <w:tc>
          <w:tcPr>
            <w:tcW w:w="606" w:type="dxa"/>
          </w:tcPr>
          <w:p w14:paraId="5E0FB5BE"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11</w:t>
            </w:r>
          </w:p>
        </w:tc>
        <w:tc>
          <w:tcPr>
            <w:tcW w:w="810" w:type="dxa"/>
          </w:tcPr>
          <w:p w14:paraId="1BBC20AE"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900" w:type="dxa"/>
          </w:tcPr>
          <w:p w14:paraId="1B3E60D8"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0.000</w:t>
            </w:r>
          </w:p>
        </w:tc>
      </w:tr>
      <w:tr w:rsidR="00EC1D55" w:rsidRPr="00D94D9E" w14:paraId="02B17608" w14:textId="77777777" w:rsidTr="001A2A4B">
        <w:tc>
          <w:tcPr>
            <w:tcW w:w="5258" w:type="dxa"/>
          </w:tcPr>
          <w:p w14:paraId="3F7ED997" w14:textId="77777777" w:rsidR="00EC1D55" w:rsidRPr="00D94D9E" w:rsidRDefault="00EC1D55" w:rsidP="003D3216">
            <w:pPr>
              <w:spacing w:line="480" w:lineRule="auto"/>
              <w:jc w:val="both"/>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Focal age-sex</w:t>
            </w:r>
          </w:p>
        </w:tc>
        <w:tc>
          <w:tcPr>
            <w:tcW w:w="886" w:type="dxa"/>
          </w:tcPr>
          <w:p w14:paraId="006E4D3A"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3.871</w:t>
            </w:r>
          </w:p>
        </w:tc>
        <w:tc>
          <w:tcPr>
            <w:tcW w:w="606" w:type="dxa"/>
          </w:tcPr>
          <w:p w14:paraId="2295559B"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w:t>
            </w:r>
          </w:p>
        </w:tc>
        <w:tc>
          <w:tcPr>
            <w:tcW w:w="810" w:type="dxa"/>
          </w:tcPr>
          <w:p w14:paraId="5601E33D"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900" w:type="dxa"/>
          </w:tcPr>
          <w:p w14:paraId="21778EE4"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0.009</w:t>
            </w:r>
          </w:p>
        </w:tc>
      </w:tr>
      <w:tr w:rsidR="00EC1D55" w:rsidRPr="00D94D9E" w14:paraId="38DA85DE" w14:textId="77777777" w:rsidTr="001A2A4B">
        <w:tc>
          <w:tcPr>
            <w:tcW w:w="5258" w:type="dxa"/>
          </w:tcPr>
          <w:p w14:paraId="6D09C308"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Social Y or N</w:t>
            </w:r>
          </w:p>
        </w:tc>
        <w:tc>
          <w:tcPr>
            <w:tcW w:w="886" w:type="dxa"/>
          </w:tcPr>
          <w:p w14:paraId="2A8BF79B"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0.137</w:t>
            </w:r>
          </w:p>
        </w:tc>
        <w:tc>
          <w:tcPr>
            <w:tcW w:w="606" w:type="dxa"/>
          </w:tcPr>
          <w:p w14:paraId="56A6BCDD"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w:t>
            </w:r>
          </w:p>
        </w:tc>
        <w:tc>
          <w:tcPr>
            <w:tcW w:w="810" w:type="dxa"/>
          </w:tcPr>
          <w:p w14:paraId="55A85608"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900" w:type="dxa"/>
          </w:tcPr>
          <w:p w14:paraId="35F95264"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0.711</w:t>
            </w:r>
          </w:p>
        </w:tc>
      </w:tr>
      <w:tr w:rsidR="00EC1D55" w:rsidRPr="00D94D9E" w14:paraId="1433263C" w14:textId="77777777" w:rsidTr="001A2A4B">
        <w:tc>
          <w:tcPr>
            <w:tcW w:w="5258" w:type="dxa"/>
          </w:tcPr>
          <w:p w14:paraId="324E70B0" w14:textId="77777777" w:rsidR="00EC1D55" w:rsidRPr="00D94D9E" w:rsidRDefault="00EC1D55" w:rsidP="003D3216">
            <w:pPr>
              <w:spacing w:line="480" w:lineRule="auto"/>
              <w:jc w:val="both"/>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lastRenderedPageBreak/>
              <w:t>Focal age-sex*Social Y or N</w:t>
            </w:r>
          </w:p>
        </w:tc>
        <w:tc>
          <w:tcPr>
            <w:tcW w:w="886" w:type="dxa"/>
          </w:tcPr>
          <w:p w14:paraId="0645DE04"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3.332</w:t>
            </w:r>
          </w:p>
        </w:tc>
        <w:tc>
          <w:tcPr>
            <w:tcW w:w="606" w:type="dxa"/>
          </w:tcPr>
          <w:p w14:paraId="4162FD45"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w:t>
            </w:r>
          </w:p>
        </w:tc>
        <w:tc>
          <w:tcPr>
            <w:tcW w:w="810" w:type="dxa"/>
          </w:tcPr>
          <w:p w14:paraId="0D9B144A"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900" w:type="dxa"/>
          </w:tcPr>
          <w:p w14:paraId="116614A8"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0.019</w:t>
            </w:r>
          </w:p>
        </w:tc>
      </w:tr>
      <w:tr w:rsidR="00EC1D55" w:rsidRPr="00D94D9E" w14:paraId="50E27C7E" w14:textId="77777777" w:rsidTr="001A2A4B">
        <w:tc>
          <w:tcPr>
            <w:tcW w:w="5258" w:type="dxa"/>
          </w:tcPr>
          <w:p w14:paraId="094E7DED"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Adolescent Female Present Y or N</w:t>
            </w:r>
          </w:p>
        </w:tc>
        <w:tc>
          <w:tcPr>
            <w:tcW w:w="886" w:type="dxa"/>
          </w:tcPr>
          <w:p w14:paraId="2341B46E"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3.443</w:t>
            </w:r>
          </w:p>
        </w:tc>
        <w:tc>
          <w:tcPr>
            <w:tcW w:w="606" w:type="dxa"/>
          </w:tcPr>
          <w:p w14:paraId="2AB3B6CE"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w:t>
            </w:r>
          </w:p>
        </w:tc>
        <w:tc>
          <w:tcPr>
            <w:tcW w:w="810" w:type="dxa"/>
          </w:tcPr>
          <w:p w14:paraId="4B78C451"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900" w:type="dxa"/>
          </w:tcPr>
          <w:p w14:paraId="73103C34"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0.064</w:t>
            </w:r>
          </w:p>
        </w:tc>
      </w:tr>
      <w:tr w:rsidR="00EC1D55" w:rsidRPr="00D94D9E" w14:paraId="1E68D2C2" w14:textId="77777777" w:rsidTr="001A2A4B">
        <w:tc>
          <w:tcPr>
            <w:tcW w:w="5258" w:type="dxa"/>
          </w:tcPr>
          <w:p w14:paraId="1BCED34E" w14:textId="77777777" w:rsidR="00EC1D55" w:rsidRPr="00D94D9E" w:rsidRDefault="00EC1D55" w:rsidP="003D3216">
            <w:pPr>
              <w:spacing w:line="480" w:lineRule="auto"/>
              <w:jc w:val="both"/>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Focal age-sex*Social Y or N*Adolescent Female Present Y or N</w:t>
            </w:r>
          </w:p>
        </w:tc>
        <w:tc>
          <w:tcPr>
            <w:tcW w:w="886" w:type="dxa"/>
          </w:tcPr>
          <w:p w14:paraId="688D0F88"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8.943</w:t>
            </w:r>
          </w:p>
        </w:tc>
        <w:tc>
          <w:tcPr>
            <w:tcW w:w="606" w:type="dxa"/>
          </w:tcPr>
          <w:p w14:paraId="0699B717"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w:t>
            </w:r>
          </w:p>
        </w:tc>
        <w:tc>
          <w:tcPr>
            <w:tcW w:w="810" w:type="dxa"/>
          </w:tcPr>
          <w:p w14:paraId="5211A94C"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900" w:type="dxa"/>
          </w:tcPr>
          <w:p w14:paraId="0A98AE71"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0.000</w:t>
            </w:r>
          </w:p>
        </w:tc>
      </w:tr>
    </w:tbl>
    <w:p w14:paraId="366A2EAC" w14:textId="77777777" w:rsidR="00EC1D55" w:rsidRPr="00D94D9E" w:rsidRDefault="00EC1D55" w:rsidP="003D3216">
      <w:pPr>
        <w:spacing w:line="480" w:lineRule="auto"/>
        <w:ind w:firstLine="720"/>
        <w:jc w:val="both"/>
        <w:rPr>
          <w:rFonts w:ascii="Times New Roman" w:hAnsi="Times New Roman" w:cs="Times New Roman"/>
          <w:color w:val="000000"/>
          <w:shd w:val="clear" w:color="auto" w:fill="FFFFFF"/>
        </w:rPr>
      </w:pPr>
    </w:p>
    <w:p w14:paraId="24B3CEA0" w14:textId="6BE48D62" w:rsidR="00EC1D55" w:rsidRPr="00C25F2A" w:rsidRDefault="001A2A4B" w:rsidP="003D3216">
      <w:pPr>
        <w:spacing w:line="480" w:lineRule="auto"/>
        <w:jc w:val="both"/>
        <w:rPr>
          <w:rFonts w:ascii="Times New Roman" w:hAnsi="Times New Roman" w:cs="Times New Roman"/>
          <w:b/>
          <w:color w:val="000000"/>
          <w:shd w:val="clear" w:color="auto" w:fill="FFFFFF"/>
        </w:rPr>
      </w:pPr>
      <w:commentRangeStart w:id="146"/>
      <w:commentRangeStart w:id="147"/>
      <w:r>
        <w:rPr>
          <w:rFonts w:ascii="Times New Roman" w:hAnsi="Times New Roman" w:cs="Times New Roman"/>
          <w:b/>
          <w:color w:val="000000"/>
          <w:shd w:val="clear" w:color="auto" w:fill="FFFFFF"/>
        </w:rPr>
        <w:t xml:space="preserve">Table </w:t>
      </w:r>
      <w:r w:rsidR="00F354DC">
        <w:rPr>
          <w:rFonts w:ascii="Times New Roman" w:hAnsi="Times New Roman" w:cs="Times New Roman"/>
          <w:b/>
          <w:color w:val="000000"/>
          <w:shd w:val="clear" w:color="auto" w:fill="FFFFFF"/>
        </w:rPr>
        <w:t>4</w:t>
      </w:r>
      <w:commentRangeEnd w:id="146"/>
      <w:r w:rsidR="00680642">
        <w:rPr>
          <w:rStyle w:val="CommentReference"/>
          <w:rFonts w:eastAsiaTheme="minorHAnsi"/>
        </w:rPr>
        <w:commentReference w:id="146"/>
      </w:r>
      <w:commentRangeEnd w:id="147"/>
      <w:r w:rsidR="005A0F7E">
        <w:rPr>
          <w:rStyle w:val="CommentReference"/>
          <w:rFonts w:eastAsiaTheme="minorHAnsi"/>
        </w:rPr>
        <w:commentReference w:id="147"/>
      </w:r>
      <w:r w:rsidR="00EC1D55" w:rsidRPr="00C25F2A">
        <w:rPr>
          <w:rFonts w:ascii="Times New Roman" w:hAnsi="Times New Roman" w:cs="Times New Roman"/>
          <w:b/>
          <w:color w:val="000000"/>
          <w:shd w:val="clear" w:color="auto" w:fill="FFFFFF"/>
        </w:rPr>
        <w:t>. Pairwise contrasts between an adolescent female social partner not present versus present for each focal age-sex class when social. Significant contrasts are in bold.</w:t>
      </w:r>
    </w:p>
    <w:tbl>
      <w:tblPr>
        <w:tblW w:w="8640" w:type="dxa"/>
        <w:tblInd w:w="72" w:type="dxa"/>
        <w:tblLayout w:type="fixed"/>
        <w:tblLook w:val="04A0" w:firstRow="1" w:lastRow="0" w:firstColumn="1" w:lastColumn="0" w:noHBand="0" w:noVBand="1"/>
      </w:tblPr>
      <w:tblGrid>
        <w:gridCol w:w="979"/>
        <w:gridCol w:w="801"/>
        <w:gridCol w:w="979"/>
        <w:gridCol w:w="891"/>
        <w:gridCol w:w="802"/>
        <w:gridCol w:w="891"/>
        <w:gridCol w:w="802"/>
        <w:gridCol w:w="802"/>
        <w:gridCol w:w="891"/>
        <w:gridCol w:w="802"/>
      </w:tblGrid>
      <w:tr w:rsidR="00EC1D55" w:rsidRPr="00D94D9E" w14:paraId="0A328A7E" w14:textId="77777777" w:rsidTr="001A2A4B">
        <w:tc>
          <w:tcPr>
            <w:tcW w:w="990" w:type="dxa"/>
            <w:tcMar>
              <w:left w:w="72" w:type="dxa"/>
              <w:right w:w="72" w:type="dxa"/>
            </w:tcMar>
          </w:tcPr>
          <w:p w14:paraId="210A9E81" w14:textId="77777777" w:rsidR="00EC1D55" w:rsidRPr="0079435E" w:rsidRDefault="00EC1D55" w:rsidP="003D3216">
            <w:pPr>
              <w:spacing w:line="480" w:lineRule="auto"/>
              <w:jc w:val="center"/>
              <w:rPr>
                <w:rFonts w:ascii="Times New Roman" w:hAnsi="Times New Roman" w:cs="Times New Roman"/>
                <w:b/>
                <w:color w:val="000000"/>
                <w:sz w:val="22"/>
                <w:szCs w:val="22"/>
                <w:shd w:val="clear" w:color="auto" w:fill="FFFFFF"/>
              </w:rPr>
            </w:pPr>
            <w:r w:rsidRPr="0079435E">
              <w:rPr>
                <w:rFonts w:ascii="Times New Roman" w:hAnsi="Times New Roman" w:cs="Times New Roman"/>
                <w:b/>
                <w:color w:val="000000"/>
                <w:sz w:val="22"/>
                <w:szCs w:val="22"/>
                <w:shd w:val="clear" w:color="auto" w:fill="FFFFFF"/>
              </w:rPr>
              <w:t>Focal age-sex</w:t>
            </w:r>
          </w:p>
        </w:tc>
        <w:tc>
          <w:tcPr>
            <w:tcW w:w="810" w:type="dxa"/>
            <w:tcMar>
              <w:left w:w="72" w:type="dxa"/>
              <w:right w:w="72" w:type="dxa"/>
            </w:tcMar>
          </w:tcPr>
          <w:p w14:paraId="2F6F6E31" w14:textId="77777777" w:rsidR="00EC1D55" w:rsidRPr="0079435E" w:rsidRDefault="00EC1D55" w:rsidP="003D3216">
            <w:pPr>
              <w:spacing w:line="480" w:lineRule="auto"/>
              <w:jc w:val="center"/>
              <w:rPr>
                <w:rFonts w:ascii="Times New Roman" w:hAnsi="Times New Roman" w:cs="Times New Roman"/>
                <w:b/>
                <w:color w:val="000000"/>
                <w:sz w:val="22"/>
                <w:szCs w:val="22"/>
                <w:shd w:val="clear" w:color="auto" w:fill="FFFFFF"/>
              </w:rPr>
            </w:pPr>
            <w:r>
              <w:rPr>
                <w:rFonts w:ascii="Times New Roman" w:hAnsi="Times New Roman" w:cs="Times New Roman"/>
                <w:b/>
                <w:color w:val="000000"/>
                <w:sz w:val="22"/>
                <w:szCs w:val="22"/>
                <w:shd w:val="clear" w:color="auto" w:fill="FFFFFF"/>
              </w:rPr>
              <w:t>Social Y/</w:t>
            </w:r>
            <w:r w:rsidRPr="0079435E">
              <w:rPr>
                <w:rFonts w:ascii="Times New Roman" w:hAnsi="Times New Roman" w:cs="Times New Roman"/>
                <w:b/>
                <w:color w:val="000000"/>
                <w:sz w:val="22"/>
                <w:szCs w:val="22"/>
                <w:shd w:val="clear" w:color="auto" w:fill="FFFFFF"/>
              </w:rPr>
              <w:t>N</w:t>
            </w:r>
          </w:p>
        </w:tc>
        <w:tc>
          <w:tcPr>
            <w:tcW w:w="990" w:type="dxa"/>
            <w:tcMar>
              <w:left w:w="72" w:type="dxa"/>
              <w:right w:w="72" w:type="dxa"/>
            </w:tcMar>
          </w:tcPr>
          <w:p w14:paraId="60E31189" w14:textId="77777777" w:rsidR="00EC1D55" w:rsidRPr="0079435E" w:rsidRDefault="00EC1D55" w:rsidP="003D3216">
            <w:pPr>
              <w:spacing w:line="480" w:lineRule="auto"/>
              <w:jc w:val="center"/>
              <w:rPr>
                <w:rFonts w:ascii="Times New Roman" w:hAnsi="Times New Roman" w:cs="Times New Roman"/>
                <w:b/>
                <w:color w:val="000000"/>
                <w:sz w:val="22"/>
                <w:szCs w:val="22"/>
                <w:shd w:val="clear" w:color="auto" w:fill="FFFFFF"/>
              </w:rPr>
            </w:pPr>
            <w:proofErr w:type="spellStart"/>
            <w:r w:rsidRPr="0079435E">
              <w:rPr>
                <w:rFonts w:ascii="Times New Roman" w:hAnsi="Times New Roman" w:cs="Times New Roman"/>
                <w:b/>
                <w:color w:val="000000"/>
                <w:sz w:val="22"/>
                <w:szCs w:val="22"/>
                <w:shd w:val="clear" w:color="auto" w:fill="FFFFFF"/>
              </w:rPr>
              <w:t>Adol</w:t>
            </w:r>
            <w:proofErr w:type="spellEnd"/>
            <w:r w:rsidRPr="0079435E">
              <w:rPr>
                <w:rFonts w:ascii="Times New Roman" w:hAnsi="Times New Roman" w:cs="Times New Roman"/>
                <w:b/>
                <w:color w:val="000000"/>
                <w:sz w:val="22"/>
                <w:szCs w:val="22"/>
                <w:shd w:val="clear" w:color="auto" w:fill="FFFFFF"/>
              </w:rPr>
              <w:t xml:space="preserve"> Female Present Y or N</w:t>
            </w:r>
          </w:p>
        </w:tc>
        <w:tc>
          <w:tcPr>
            <w:tcW w:w="900" w:type="dxa"/>
            <w:tcMar>
              <w:left w:w="72" w:type="dxa"/>
              <w:right w:w="72" w:type="dxa"/>
            </w:tcMar>
          </w:tcPr>
          <w:p w14:paraId="02249668" w14:textId="77777777" w:rsidR="00EC1D55" w:rsidRPr="0079435E" w:rsidRDefault="00EC1D55" w:rsidP="003D3216">
            <w:pPr>
              <w:spacing w:line="480" w:lineRule="auto"/>
              <w:jc w:val="center"/>
              <w:rPr>
                <w:rFonts w:ascii="Times New Roman" w:hAnsi="Times New Roman" w:cs="Times New Roman"/>
                <w:b/>
                <w:color w:val="000000"/>
                <w:sz w:val="22"/>
                <w:szCs w:val="22"/>
                <w:shd w:val="clear" w:color="auto" w:fill="FFFFFF"/>
              </w:rPr>
            </w:pPr>
            <w:r>
              <w:rPr>
                <w:rFonts w:ascii="Times New Roman" w:hAnsi="Times New Roman" w:cs="Times New Roman"/>
                <w:b/>
                <w:color w:val="000000"/>
                <w:sz w:val="22"/>
                <w:szCs w:val="22"/>
                <w:shd w:val="clear" w:color="auto" w:fill="FFFFFF"/>
              </w:rPr>
              <w:t>Cont. Est.</w:t>
            </w:r>
          </w:p>
        </w:tc>
        <w:tc>
          <w:tcPr>
            <w:tcW w:w="810" w:type="dxa"/>
            <w:tcMar>
              <w:left w:w="72" w:type="dxa"/>
              <w:right w:w="72" w:type="dxa"/>
            </w:tcMar>
          </w:tcPr>
          <w:p w14:paraId="50AABAE5" w14:textId="77777777" w:rsidR="00EC1D55" w:rsidRPr="0079435E" w:rsidRDefault="00EC1D55" w:rsidP="003D3216">
            <w:pPr>
              <w:spacing w:line="480" w:lineRule="auto"/>
              <w:jc w:val="center"/>
              <w:rPr>
                <w:rFonts w:ascii="Times New Roman" w:hAnsi="Times New Roman" w:cs="Times New Roman"/>
                <w:b/>
                <w:color w:val="000000"/>
                <w:sz w:val="22"/>
                <w:szCs w:val="22"/>
                <w:shd w:val="clear" w:color="auto" w:fill="FFFFFF"/>
              </w:rPr>
            </w:pPr>
            <w:r w:rsidRPr="0079435E">
              <w:rPr>
                <w:rFonts w:ascii="Times New Roman" w:hAnsi="Times New Roman" w:cs="Times New Roman"/>
                <w:b/>
                <w:color w:val="000000"/>
                <w:sz w:val="22"/>
                <w:szCs w:val="22"/>
                <w:shd w:val="clear" w:color="auto" w:fill="FFFFFF"/>
              </w:rPr>
              <w:t>Std. Err.</w:t>
            </w:r>
          </w:p>
        </w:tc>
        <w:tc>
          <w:tcPr>
            <w:tcW w:w="900" w:type="dxa"/>
            <w:tcMar>
              <w:left w:w="72" w:type="dxa"/>
              <w:right w:w="72" w:type="dxa"/>
            </w:tcMar>
          </w:tcPr>
          <w:p w14:paraId="40D0B5FD" w14:textId="77777777" w:rsidR="00EC1D55" w:rsidRPr="0079435E" w:rsidRDefault="00EC1D55" w:rsidP="003D3216">
            <w:pPr>
              <w:spacing w:line="480" w:lineRule="auto"/>
              <w:jc w:val="center"/>
              <w:rPr>
                <w:rFonts w:ascii="Times New Roman" w:hAnsi="Times New Roman" w:cs="Times New Roman"/>
                <w:b/>
                <w:i/>
                <w:color w:val="000000"/>
                <w:sz w:val="22"/>
                <w:szCs w:val="22"/>
                <w:shd w:val="clear" w:color="auto" w:fill="FFFFFF"/>
              </w:rPr>
            </w:pPr>
            <w:r>
              <w:rPr>
                <w:rFonts w:ascii="Times New Roman" w:hAnsi="Times New Roman" w:cs="Times New Roman"/>
                <w:b/>
                <w:i/>
                <w:color w:val="000000"/>
                <w:sz w:val="22"/>
                <w:szCs w:val="22"/>
                <w:shd w:val="clear" w:color="auto" w:fill="FFFFFF"/>
              </w:rPr>
              <w:t>t</w:t>
            </w:r>
          </w:p>
        </w:tc>
        <w:tc>
          <w:tcPr>
            <w:tcW w:w="810" w:type="dxa"/>
            <w:tcMar>
              <w:left w:w="72" w:type="dxa"/>
              <w:right w:w="72" w:type="dxa"/>
            </w:tcMar>
          </w:tcPr>
          <w:p w14:paraId="21E290BD" w14:textId="77777777" w:rsidR="00EC1D55" w:rsidRPr="0079435E" w:rsidRDefault="00EC1D55" w:rsidP="003D3216">
            <w:pPr>
              <w:spacing w:line="480" w:lineRule="auto"/>
              <w:jc w:val="center"/>
              <w:rPr>
                <w:rFonts w:ascii="Times New Roman" w:hAnsi="Times New Roman" w:cs="Times New Roman"/>
                <w:b/>
                <w:i/>
                <w:color w:val="000000"/>
                <w:sz w:val="22"/>
                <w:szCs w:val="22"/>
                <w:shd w:val="clear" w:color="auto" w:fill="FFFFFF"/>
              </w:rPr>
            </w:pPr>
            <w:r w:rsidRPr="0079435E">
              <w:rPr>
                <w:rFonts w:ascii="Times New Roman" w:hAnsi="Times New Roman" w:cs="Times New Roman"/>
                <w:b/>
                <w:i/>
                <w:color w:val="000000"/>
                <w:sz w:val="22"/>
                <w:szCs w:val="22"/>
                <w:shd w:val="clear" w:color="auto" w:fill="FFFFFF"/>
              </w:rPr>
              <w:t>df</w:t>
            </w:r>
          </w:p>
        </w:tc>
        <w:tc>
          <w:tcPr>
            <w:tcW w:w="810" w:type="dxa"/>
            <w:tcMar>
              <w:left w:w="72" w:type="dxa"/>
              <w:right w:w="72" w:type="dxa"/>
            </w:tcMar>
          </w:tcPr>
          <w:p w14:paraId="0BD776BC" w14:textId="77777777" w:rsidR="00EC1D55" w:rsidRPr="0079435E" w:rsidRDefault="00EC1D55" w:rsidP="003D3216">
            <w:pPr>
              <w:spacing w:line="480" w:lineRule="auto"/>
              <w:jc w:val="center"/>
              <w:rPr>
                <w:rFonts w:ascii="Times New Roman" w:hAnsi="Times New Roman" w:cs="Times New Roman"/>
                <w:b/>
                <w:color w:val="000000"/>
                <w:sz w:val="22"/>
                <w:szCs w:val="22"/>
                <w:shd w:val="clear" w:color="auto" w:fill="FFFFFF"/>
              </w:rPr>
            </w:pPr>
            <w:r w:rsidRPr="0079435E">
              <w:rPr>
                <w:rFonts w:ascii="Times New Roman" w:hAnsi="Times New Roman" w:cs="Times New Roman"/>
                <w:b/>
                <w:color w:val="000000"/>
                <w:sz w:val="22"/>
                <w:szCs w:val="22"/>
                <w:shd w:val="clear" w:color="auto" w:fill="FFFFFF"/>
              </w:rPr>
              <w:t>Adj. Sig.</w:t>
            </w:r>
          </w:p>
        </w:tc>
        <w:tc>
          <w:tcPr>
            <w:tcW w:w="900" w:type="dxa"/>
            <w:tcMar>
              <w:left w:w="72" w:type="dxa"/>
              <w:right w:w="72" w:type="dxa"/>
            </w:tcMar>
          </w:tcPr>
          <w:p w14:paraId="63F2B621" w14:textId="77777777" w:rsidR="00EC1D55" w:rsidRPr="0079435E" w:rsidRDefault="00EC1D55" w:rsidP="003D3216">
            <w:pPr>
              <w:spacing w:line="480" w:lineRule="auto"/>
              <w:jc w:val="center"/>
              <w:rPr>
                <w:rFonts w:ascii="Times New Roman" w:hAnsi="Times New Roman" w:cs="Times New Roman"/>
                <w:b/>
                <w:color w:val="000000"/>
                <w:sz w:val="22"/>
                <w:szCs w:val="22"/>
                <w:shd w:val="clear" w:color="auto" w:fill="FFFFFF"/>
              </w:rPr>
            </w:pPr>
            <w:r>
              <w:rPr>
                <w:rFonts w:ascii="Times New Roman" w:hAnsi="Times New Roman" w:cs="Times New Roman"/>
                <w:b/>
                <w:color w:val="000000"/>
                <w:sz w:val="22"/>
                <w:szCs w:val="22"/>
                <w:shd w:val="clear" w:color="auto" w:fill="FFFFFF"/>
              </w:rPr>
              <w:t xml:space="preserve">Low </w:t>
            </w:r>
            <w:r w:rsidRPr="0079435E">
              <w:rPr>
                <w:rFonts w:ascii="Times New Roman" w:hAnsi="Times New Roman" w:cs="Times New Roman"/>
                <w:b/>
                <w:color w:val="000000"/>
                <w:sz w:val="22"/>
                <w:szCs w:val="22"/>
                <w:shd w:val="clear" w:color="auto" w:fill="FFFFFF"/>
              </w:rPr>
              <w:t>CI (95%)</w:t>
            </w:r>
          </w:p>
        </w:tc>
        <w:tc>
          <w:tcPr>
            <w:tcW w:w="810" w:type="dxa"/>
            <w:tcMar>
              <w:left w:w="72" w:type="dxa"/>
              <w:right w:w="72" w:type="dxa"/>
            </w:tcMar>
          </w:tcPr>
          <w:p w14:paraId="7141F3CA" w14:textId="77777777" w:rsidR="00EC1D55" w:rsidRPr="0079435E" w:rsidRDefault="00EC1D55" w:rsidP="003D3216">
            <w:pPr>
              <w:spacing w:line="480" w:lineRule="auto"/>
              <w:jc w:val="center"/>
              <w:rPr>
                <w:rFonts w:ascii="Times New Roman" w:hAnsi="Times New Roman" w:cs="Times New Roman"/>
                <w:b/>
                <w:color w:val="000000"/>
                <w:sz w:val="22"/>
                <w:szCs w:val="22"/>
                <w:shd w:val="clear" w:color="auto" w:fill="FFFFFF"/>
              </w:rPr>
            </w:pPr>
            <w:proofErr w:type="spellStart"/>
            <w:r>
              <w:rPr>
                <w:rFonts w:ascii="Times New Roman" w:hAnsi="Times New Roman" w:cs="Times New Roman"/>
                <w:b/>
                <w:color w:val="000000"/>
                <w:sz w:val="22"/>
                <w:szCs w:val="22"/>
                <w:shd w:val="clear" w:color="auto" w:fill="FFFFFF"/>
              </w:rPr>
              <w:t>Upp</w:t>
            </w:r>
            <w:proofErr w:type="spellEnd"/>
            <w:r>
              <w:rPr>
                <w:rFonts w:ascii="Times New Roman" w:hAnsi="Times New Roman" w:cs="Times New Roman"/>
                <w:b/>
                <w:color w:val="000000"/>
                <w:sz w:val="22"/>
                <w:szCs w:val="22"/>
                <w:shd w:val="clear" w:color="auto" w:fill="FFFFFF"/>
              </w:rPr>
              <w:t xml:space="preserve"> </w:t>
            </w:r>
            <w:r w:rsidRPr="0079435E">
              <w:rPr>
                <w:rFonts w:ascii="Times New Roman" w:hAnsi="Times New Roman" w:cs="Times New Roman"/>
                <w:b/>
                <w:color w:val="000000"/>
                <w:sz w:val="22"/>
                <w:szCs w:val="22"/>
                <w:shd w:val="clear" w:color="auto" w:fill="FFFFFF"/>
              </w:rPr>
              <w:t>CI (95%)</w:t>
            </w:r>
          </w:p>
        </w:tc>
      </w:tr>
      <w:tr w:rsidR="00EC1D55" w:rsidRPr="00D94D9E" w14:paraId="1E0DAB11" w14:textId="77777777" w:rsidTr="001A2A4B">
        <w:tc>
          <w:tcPr>
            <w:tcW w:w="990" w:type="dxa"/>
            <w:vMerge w:val="restart"/>
            <w:tcMar>
              <w:left w:w="72" w:type="dxa"/>
              <w:right w:w="72" w:type="dxa"/>
            </w:tcMar>
          </w:tcPr>
          <w:p w14:paraId="4FF7ABDC"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roofErr w:type="spellStart"/>
            <w:r w:rsidRPr="00D94D9E">
              <w:rPr>
                <w:rFonts w:ascii="Times New Roman" w:hAnsi="Times New Roman" w:cs="Times New Roman"/>
                <w:color w:val="000000"/>
                <w:shd w:val="clear" w:color="auto" w:fill="FFFFFF"/>
              </w:rPr>
              <w:t>Adol</w:t>
            </w:r>
            <w:proofErr w:type="spellEnd"/>
            <w:r w:rsidRPr="00D94D9E">
              <w:rPr>
                <w:rFonts w:ascii="Times New Roman" w:hAnsi="Times New Roman" w:cs="Times New Roman"/>
                <w:color w:val="000000"/>
                <w:shd w:val="clear" w:color="auto" w:fill="FFFFFF"/>
              </w:rPr>
              <w:t xml:space="preserve"> Female</w:t>
            </w:r>
          </w:p>
        </w:tc>
        <w:tc>
          <w:tcPr>
            <w:tcW w:w="810" w:type="dxa"/>
            <w:vMerge w:val="restart"/>
            <w:tcMar>
              <w:left w:w="72" w:type="dxa"/>
              <w:right w:w="72" w:type="dxa"/>
            </w:tcMar>
          </w:tcPr>
          <w:p w14:paraId="6B88F794"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w:t>
            </w:r>
          </w:p>
        </w:tc>
        <w:tc>
          <w:tcPr>
            <w:tcW w:w="990" w:type="dxa"/>
            <w:tcMar>
              <w:left w:w="72" w:type="dxa"/>
              <w:right w:w="72" w:type="dxa"/>
            </w:tcMar>
          </w:tcPr>
          <w:p w14:paraId="008ECEBF"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N-Y</w:t>
            </w:r>
          </w:p>
        </w:tc>
        <w:tc>
          <w:tcPr>
            <w:tcW w:w="900" w:type="dxa"/>
            <w:tcMar>
              <w:left w:w="72" w:type="dxa"/>
              <w:right w:w="72" w:type="dxa"/>
            </w:tcMar>
          </w:tcPr>
          <w:p w14:paraId="019E311C"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0.835</w:t>
            </w:r>
          </w:p>
        </w:tc>
        <w:tc>
          <w:tcPr>
            <w:tcW w:w="810" w:type="dxa"/>
            <w:tcMar>
              <w:left w:w="72" w:type="dxa"/>
              <w:right w:w="72" w:type="dxa"/>
            </w:tcMar>
          </w:tcPr>
          <w:p w14:paraId="2CCEA9BC"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0.353</w:t>
            </w:r>
          </w:p>
        </w:tc>
        <w:tc>
          <w:tcPr>
            <w:tcW w:w="900" w:type="dxa"/>
            <w:tcMar>
              <w:left w:w="72" w:type="dxa"/>
              <w:right w:w="72" w:type="dxa"/>
            </w:tcMar>
          </w:tcPr>
          <w:p w14:paraId="0F5256DE"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2.363</w:t>
            </w:r>
          </w:p>
        </w:tc>
        <w:tc>
          <w:tcPr>
            <w:tcW w:w="810" w:type="dxa"/>
            <w:tcMar>
              <w:left w:w="72" w:type="dxa"/>
              <w:right w:w="72" w:type="dxa"/>
            </w:tcMar>
          </w:tcPr>
          <w:p w14:paraId="64DB4B5D"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10" w:type="dxa"/>
            <w:tcMar>
              <w:left w:w="72" w:type="dxa"/>
              <w:right w:w="72" w:type="dxa"/>
            </w:tcMar>
          </w:tcPr>
          <w:p w14:paraId="4BE726A2" w14:textId="77777777" w:rsidR="00EC1D55" w:rsidRPr="00D94D9E" w:rsidRDefault="00EC1D55" w:rsidP="003D3216">
            <w:pPr>
              <w:spacing w:line="480" w:lineRule="auto"/>
              <w:jc w:val="right"/>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0.018</w:t>
            </w:r>
          </w:p>
        </w:tc>
        <w:tc>
          <w:tcPr>
            <w:tcW w:w="900" w:type="dxa"/>
            <w:tcMar>
              <w:left w:w="72" w:type="dxa"/>
              <w:right w:w="72" w:type="dxa"/>
            </w:tcMar>
          </w:tcPr>
          <w:p w14:paraId="7DC1EFF6"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0.142</w:t>
            </w:r>
          </w:p>
        </w:tc>
        <w:tc>
          <w:tcPr>
            <w:tcW w:w="810" w:type="dxa"/>
            <w:tcMar>
              <w:left w:w="72" w:type="dxa"/>
              <w:right w:w="72" w:type="dxa"/>
            </w:tcMar>
          </w:tcPr>
          <w:p w14:paraId="141FABC7"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1.528</w:t>
            </w:r>
          </w:p>
        </w:tc>
      </w:tr>
      <w:tr w:rsidR="00EC1D55" w:rsidRPr="00D94D9E" w14:paraId="0EB358B8" w14:textId="77777777" w:rsidTr="001A2A4B">
        <w:tc>
          <w:tcPr>
            <w:tcW w:w="990" w:type="dxa"/>
            <w:vMerge/>
            <w:tcMar>
              <w:left w:w="72" w:type="dxa"/>
              <w:right w:w="72" w:type="dxa"/>
            </w:tcMar>
          </w:tcPr>
          <w:p w14:paraId="0D686061"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tc>
        <w:tc>
          <w:tcPr>
            <w:tcW w:w="810" w:type="dxa"/>
            <w:vMerge/>
            <w:tcMar>
              <w:left w:w="72" w:type="dxa"/>
              <w:right w:w="72" w:type="dxa"/>
            </w:tcMar>
          </w:tcPr>
          <w:p w14:paraId="78461B5D"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p>
        </w:tc>
        <w:tc>
          <w:tcPr>
            <w:tcW w:w="990" w:type="dxa"/>
            <w:tcMar>
              <w:left w:w="72" w:type="dxa"/>
              <w:right w:w="72" w:type="dxa"/>
            </w:tcMar>
          </w:tcPr>
          <w:p w14:paraId="3494AC7B"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Y-N</w:t>
            </w:r>
          </w:p>
        </w:tc>
        <w:tc>
          <w:tcPr>
            <w:tcW w:w="900" w:type="dxa"/>
            <w:tcMar>
              <w:left w:w="72" w:type="dxa"/>
              <w:right w:w="72" w:type="dxa"/>
            </w:tcMar>
          </w:tcPr>
          <w:p w14:paraId="46A9C187"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-0.835</w:t>
            </w:r>
          </w:p>
        </w:tc>
        <w:tc>
          <w:tcPr>
            <w:tcW w:w="810" w:type="dxa"/>
            <w:tcMar>
              <w:left w:w="72" w:type="dxa"/>
              <w:right w:w="72" w:type="dxa"/>
            </w:tcMar>
          </w:tcPr>
          <w:p w14:paraId="79721F85"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0.353</w:t>
            </w:r>
          </w:p>
        </w:tc>
        <w:tc>
          <w:tcPr>
            <w:tcW w:w="900" w:type="dxa"/>
            <w:tcMar>
              <w:left w:w="72" w:type="dxa"/>
              <w:right w:w="72" w:type="dxa"/>
            </w:tcMar>
          </w:tcPr>
          <w:p w14:paraId="2A303C76"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-2.363</w:t>
            </w:r>
          </w:p>
        </w:tc>
        <w:tc>
          <w:tcPr>
            <w:tcW w:w="810" w:type="dxa"/>
            <w:tcMar>
              <w:left w:w="72" w:type="dxa"/>
              <w:right w:w="72" w:type="dxa"/>
            </w:tcMar>
          </w:tcPr>
          <w:p w14:paraId="178C3A2F"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10" w:type="dxa"/>
            <w:tcMar>
              <w:left w:w="72" w:type="dxa"/>
              <w:right w:w="72" w:type="dxa"/>
            </w:tcMar>
          </w:tcPr>
          <w:p w14:paraId="79A0E334" w14:textId="77777777" w:rsidR="00EC1D55" w:rsidRPr="00D94D9E" w:rsidRDefault="00EC1D55" w:rsidP="003D3216">
            <w:pPr>
              <w:spacing w:line="480" w:lineRule="auto"/>
              <w:jc w:val="right"/>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0.018</w:t>
            </w:r>
          </w:p>
        </w:tc>
        <w:tc>
          <w:tcPr>
            <w:tcW w:w="900" w:type="dxa"/>
            <w:tcMar>
              <w:left w:w="72" w:type="dxa"/>
              <w:right w:w="72" w:type="dxa"/>
            </w:tcMar>
          </w:tcPr>
          <w:p w14:paraId="2C3942B2"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-1.528</w:t>
            </w:r>
          </w:p>
        </w:tc>
        <w:tc>
          <w:tcPr>
            <w:tcW w:w="810" w:type="dxa"/>
            <w:tcMar>
              <w:left w:w="72" w:type="dxa"/>
              <w:right w:w="72" w:type="dxa"/>
            </w:tcMar>
          </w:tcPr>
          <w:p w14:paraId="2BC0636F"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-0.142</w:t>
            </w:r>
          </w:p>
        </w:tc>
      </w:tr>
      <w:tr w:rsidR="00EC1D55" w:rsidRPr="00D94D9E" w14:paraId="7EBEE5A0" w14:textId="77777777" w:rsidTr="001A2A4B">
        <w:tc>
          <w:tcPr>
            <w:tcW w:w="990" w:type="dxa"/>
            <w:vMerge w:val="restart"/>
            <w:tcMar>
              <w:left w:w="72" w:type="dxa"/>
              <w:right w:w="72" w:type="dxa"/>
            </w:tcMar>
          </w:tcPr>
          <w:p w14:paraId="115F3196"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Adult Female</w:t>
            </w:r>
          </w:p>
        </w:tc>
        <w:tc>
          <w:tcPr>
            <w:tcW w:w="810" w:type="dxa"/>
            <w:vMerge w:val="restart"/>
            <w:tcMar>
              <w:left w:w="72" w:type="dxa"/>
              <w:right w:w="72" w:type="dxa"/>
            </w:tcMar>
          </w:tcPr>
          <w:p w14:paraId="0BFDF773"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w:t>
            </w:r>
          </w:p>
        </w:tc>
        <w:tc>
          <w:tcPr>
            <w:tcW w:w="990" w:type="dxa"/>
            <w:tcMar>
              <w:left w:w="72" w:type="dxa"/>
              <w:right w:w="72" w:type="dxa"/>
            </w:tcMar>
          </w:tcPr>
          <w:p w14:paraId="290AB3D8"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N-Y</w:t>
            </w:r>
          </w:p>
        </w:tc>
        <w:tc>
          <w:tcPr>
            <w:tcW w:w="900" w:type="dxa"/>
            <w:tcMar>
              <w:left w:w="72" w:type="dxa"/>
              <w:right w:w="72" w:type="dxa"/>
            </w:tcMar>
          </w:tcPr>
          <w:p w14:paraId="1AA240BC"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-0.014</w:t>
            </w:r>
          </w:p>
        </w:tc>
        <w:tc>
          <w:tcPr>
            <w:tcW w:w="810" w:type="dxa"/>
            <w:tcMar>
              <w:left w:w="72" w:type="dxa"/>
              <w:right w:w="72" w:type="dxa"/>
            </w:tcMar>
          </w:tcPr>
          <w:p w14:paraId="5D9A28EA"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0.147</w:t>
            </w:r>
          </w:p>
        </w:tc>
        <w:tc>
          <w:tcPr>
            <w:tcW w:w="900" w:type="dxa"/>
            <w:tcMar>
              <w:left w:w="72" w:type="dxa"/>
              <w:right w:w="72" w:type="dxa"/>
            </w:tcMar>
          </w:tcPr>
          <w:p w14:paraId="7E2070D2"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-0.094</w:t>
            </w:r>
          </w:p>
        </w:tc>
        <w:tc>
          <w:tcPr>
            <w:tcW w:w="810" w:type="dxa"/>
            <w:tcMar>
              <w:left w:w="72" w:type="dxa"/>
              <w:right w:w="72" w:type="dxa"/>
            </w:tcMar>
          </w:tcPr>
          <w:p w14:paraId="3D9523FF"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10" w:type="dxa"/>
            <w:tcMar>
              <w:left w:w="72" w:type="dxa"/>
              <w:right w:w="72" w:type="dxa"/>
            </w:tcMar>
          </w:tcPr>
          <w:p w14:paraId="1D92C348"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0.925</w:t>
            </w:r>
          </w:p>
        </w:tc>
        <w:tc>
          <w:tcPr>
            <w:tcW w:w="900" w:type="dxa"/>
            <w:tcMar>
              <w:left w:w="72" w:type="dxa"/>
              <w:right w:w="72" w:type="dxa"/>
            </w:tcMar>
          </w:tcPr>
          <w:p w14:paraId="225A6C3D"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-0.303</w:t>
            </w:r>
          </w:p>
        </w:tc>
        <w:tc>
          <w:tcPr>
            <w:tcW w:w="810" w:type="dxa"/>
            <w:tcMar>
              <w:left w:w="72" w:type="dxa"/>
              <w:right w:w="72" w:type="dxa"/>
            </w:tcMar>
          </w:tcPr>
          <w:p w14:paraId="01F713CA"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0.275</w:t>
            </w:r>
          </w:p>
        </w:tc>
      </w:tr>
      <w:tr w:rsidR="00EC1D55" w:rsidRPr="00D94D9E" w14:paraId="64409353" w14:textId="77777777" w:rsidTr="001A2A4B">
        <w:tc>
          <w:tcPr>
            <w:tcW w:w="990" w:type="dxa"/>
            <w:vMerge/>
            <w:tcMar>
              <w:left w:w="72" w:type="dxa"/>
              <w:right w:w="72" w:type="dxa"/>
            </w:tcMar>
          </w:tcPr>
          <w:p w14:paraId="7C7C22A2"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tc>
        <w:tc>
          <w:tcPr>
            <w:tcW w:w="810" w:type="dxa"/>
            <w:vMerge/>
            <w:tcMar>
              <w:left w:w="72" w:type="dxa"/>
              <w:right w:w="72" w:type="dxa"/>
            </w:tcMar>
          </w:tcPr>
          <w:p w14:paraId="4149AD31"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p>
        </w:tc>
        <w:tc>
          <w:tcPr>
            <w:tcW w:w="990" w:type="dxa"/>
            <w:tcMar>
              <w:left w:w="72" w:type="dxa"/>
              <w:right w:w="72" w:type="dxa"/>
            </w:tcMar>
          </w:tcPr>
          <w:p w14:paraId="428612E2"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Y-N</w:t>
            </w:r>
          </w:p>
        </w:tc>
        <w:tc>
          <w:tcPr>
            <w:tcW w:w="900" w:type="dxa"/>
            <w:tcMar>
              <w:left w:w="72" w:type="dxa"/>
              <w:right w:w="72" w:type="dxa"/>
            </w:tcMar>
          </w:tcPr>
          <w:p w14:paraId="2C8F3907"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0.014</w:t>
            </w:r>
          </w:p>
        </w:tc>
        <w:tc>
          <w:tcPr>
            <w:tcW w:w="810" w:type="dxa"/>
            <w:tcMar>
              <w:left w:w="72" w:type="dxa"/>
              <w:right w:w="72" w:type="dxa"/>
            </w:tcMar>
          </w:tcPr>
          <w:p w14:paraId="0D8B7B9E"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0.147</w:t>
            </w:r>
          </w:p>
        </w:tc>
        <w:tc>
          <w:tcPr>
            <w:tcW w:w="900" w:type="dxa"/>
            <w:tcMar>
              <w:left w:w="72" w:type="dxa"/>
              <w:right w:w="72" w:type="dxa"/>
            </w:tcMar>
          </w:tcPr>
          <w:p w14:paraId="3B12071C"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0.094</w:t>
            </w:r>
          </w:p>
        </w:tc>
        <w:tc>
          <w:tcPr>
            <w:tcW w:w="810" w:type="dxa"/>
            <w:tcMar>
              <w:left w:w="72" w:type="dxa"/>
              <w:right w:w="72" w:type="dxa"/>
            </w:tcMar>
          </w:tcPr>
          <w:p w14:paraId="3DA7852E"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10" w:type="dxa"/>
            <w:tcMar>
              <w:left w:w="72" w:type="dxa"/>
              <w:right w:w="72" w:type="dxa"/>
            </w:tcMar>
          </w:tcPr>
          <w:p w14:paraId="5EACFE8A"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0.925</w:t>
            </w:r>
          </w:p>
        </w:tc>
        <w:tc>
          <w:tcPr>
            <w:tcW w:w="900" w:type="dxa"/>
            <w:tcMar>
              <w:left w:w="72" w:type="dxa"/>
              <w:right w:w="72" w:type="dxa"/>
            </w:tcMar>
          </w:tcPr>
          <w:p w14:paraId="2DADE341"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-0.275</w:t>
            </w:r>
          </w:p>
        </w:tc>
        <w:tc>
          <w:tcPr>
            <w:tcW w:w="810" w:type="dxa"/>
            <w:tcMar>
              <w:left w:w="72" w:type="dxa"/>
              <w:right w:w="72" w:type="dxa"/>
            </w:tcMar>
          </w:tcPr>
          <w:p w14:paraId="02F3F668"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0.303</w:t>
            </w:r>
          </w:p>
        </w:tc>
      </w:tr>
      <w:tr w:rsidR="00EC1D55" w:rsidRPr="00D94D9E" w14:paraId="590CDD51" w14:textId="77777777" w:rsidTr="001A2A4B">
        <w:tc>
          <w:tcPr>
            <w:tcW w:w="990" w:type="dxa"/>
            <w:vMerge w:val="restart"/>
            <w:tcMar>
              <w:left w:w="72" w:type="dxa"/>
              <w:right w:w="72" w:type="dxa"/>
            </w:tcMar>
          </w:tcPr>
          <w:p w14:paraId="1C60C30E"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Flanged Male</w:t>
            </w:r>
          </w:p>
        </w:tc>
        <w:tc>
          <w:tcPr>
            <w:tcW w:w="810" w:type="dxa"/>
            <w:vMerge w:val="restart"/>
            <w:tcMar>
              <w:left w:w="72" w:type="dxa"/>
              <w:right w:w="72" w:type="dxa"/>
            </w:tcMar>
          </w:tcPr>
          <w:p w14:paraId="4727A9C8"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w:t>
            </w:r>
          </w:p>
        </w:tc>
        <w:tc>
          <w:tcPr>
            <w:tcW w:w="990" w:type="dxa"/>
            <w:tcMar>
              <w:left w:w="72" w:type="dxa"/>
              <w:right w:w="72" w:type="dxa"/>
            </w:tcMar>
          </w:tcPr>
          <w:p w14:paraId="57A93240"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N-Y</w:t>
            </w:r>
          </w:p>
        </w:tc>
        <w:tc>
          <w:tcPr>
            <w:tcW w:w="900" w:type="dxa"/>
            <w:tcMar>
              <w:left w:w="72" w:type="dxa"/>
              <w:right w:w="72" w:type="dxa"/>
            </w:tcMar>
          </w:tcPr>
          <w:p w14:paraId="10F99DDD"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-0.410</w:t>
            </w:r>
          </w:p>
        </w:tc>
        <w:tc>
          <w:tcPr>
            <w:tcW w:w="810" w:type="dxa"/>
            <w:tcMar>
              <w:left w:w="72" w:type="dxa"/>
              <w:right w:w="72" w:type="dxa"/>
            </w:tcMar>
          </w:tcPr>
          <w:p w14:paraId="5329EE3E"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0.155</w:t>
            </w:r>
          </w:p>
        </w:tc>
        <w:tc>
          <w:tcPr>
            <w:tcW w:w="900" w:type="dxa"/>
            <w:tcMar>
              <w:left w:w="72" w:type="dxa"/>
              <w:right w:w="72" w:type="dxa"/>
            </w:tcMar>
          </w:tcPr>
          <w:p w14:paraId="0AA59AE4"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-2.643</w:t>
            </w:r>
          </w:p>
        </w:tc>
        <w:tc>
          <w:tcPr>
            <w:tcW w:w="810" w:type="dxa"/>
            <w:tcMar>
              <w:left w:w="72" w:type="dxa"/>
              <w:right w:w="72" w:type="dxa"/>
            </w:tcMar>
          </w:tcPr>
          <w:p w14:paraId="0E33D28E"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10" w:type="dxa"/>
            <w:tcMar>
              <w:left w:w="72" w:type="dxa"/>
              <w:right w:w="72" w:type="dxa"/>
            </w:tcMar>
          </w:tcPr>
          <w:p w14:paraId="75214E20" w14:textId="77777777" w:rsidR="00EC1D55" w:rsidRPr="00D94D9E" w:rsidRDefault="00EC1D55" w:rsidP="003D3216">
            <w:pPr>
              <w:spacing w:line="480" w:lineRule="auto"/>
              <w:jc w:val="right"/>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0.008</w:t>
            </w:r>
          </w:p>
        </w:tc>
        <w:tc>
          <w:tcPr>
            <w:tcW w:w="900" w:type="dxa"/>
            <w:tcMar>
              <w:left w:w="72" w:type="dxa"/>
              <w:right w:w="72" w:type="dxa"/>
            </w:tcMar>
          </w:tcPr>
          <w:p w14:paraId="19BF18D7"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-0.714</w:t>
            </w:r>
          </w:p>
        </w:tc>
        <w:tc>
          <w:tcPr>
            <w:tcW w:w="810" w:type="dxa"/>
            <w:tcMar>
              <w:left w:w="72" w:type="dxa"/>
              <w:right w:w="72" w:type="dxa"/>
            </w:tcMar>
          </w:tcPr>
          <w:p w14:paraId="5328A348"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-0.106</w:t>
            </w:r>
          </w:p>
        </w:tc>
      </w:tr>
      <w:tr w:rsidR="00EC1D55" w:rsidRPr="00D94D9E" w14:paraId="692E7D1E" w14:textId="77777777" w:rsidTr="001A2A4B">
        <w:tc>
          <w:tcPr>
            <w:tcW w:w="990" w:type="dxa"/>
            <w:vMerge/>
            <w:tcMar>
              <w:left w:w="72" w:type="dxa"/>
              <w:right w:w="72" w:type="dxa"/>
            </w:tcMar>
          </w:tcPr>
          <w:p w14:paraId="5D93564C"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tc>
        <w:tc>
          <w:tcPr>
            <w:tcW w:w="810" w:type="dxa"/>
            <w:vMerge/>
            <w:tcMar>
              <w:left w:w="72" w:type="dxa"/>
              <w:right w:w="72" w:type="dxa"/>
            </w:tcMar>
          </w:tcPr>
          <w:p w14:paraId="786294B2"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p>
        </w:tc>
        <w:tc>
          <w:tcPr>
            <w:tcW w:w="990" w:type="dxa"/>
            <w:tcMar>
              <w:left w:w="72" w:type="dxa"/>
              <w:right w:w="72" w:type="dxa"/>
            </w:tcMar>
          </w:tcPr>
          <w:p w14:paraId="78EF70DD"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Y-N</w:t>
            </w:r>
          </w:p>
        </w:tc>
        <w:tc>
          <w:tcPr>
            <w:tcW w:w="900" w:type="dxa"/>
            <w:tcMar>
              <w:left w:w="72" w:type="dxa"/>
              <w:right w:w="72" w:type="dxa"/>
            </w:tcMar>
          </w:tcPr>
          <w:p w14:paraId="14C9C666"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0.410</w:t>
            </w:r>
          </w:p>
        </w:tc>
        <w:tc>
          <w:tcPr>
            <w:tcW w:w="810" w:type="dxa"/>
            <w:tcMar>
              <w:left w:w="72" w:type="dxa"/>
              <w:right w:w="72" w:type="dxa"/>
            </w:tcMar>
          </w:tcPr>
          <w:p w14:paraId="1BCCF120"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0.155</w:t>
            </w:r>
          </w:p>
        </w:tc>
        <w:tc>
          <w:tcPr>
            <w:tcW w:w="900" w:type="dxa"/>
            <w:tcMar>
              <w:left w:w="72" w:type="dxa"/>
              <w:right w:w="72" w:type="dxa"/>
            </w:tcMar>
          </w:tcPr>
          <w:p w14:paraId="204B29B3"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2.643</w:t>
            </w:r>
          </w:p>
        </w:tc>
        <w:tc>
          <w:tcPr>
            <w:tcW w:w="810" w:type="dxa"/>
            <w:tcMar>
              <w:left w:w="72" w:type="dxa"/>
              <w:right w:w="72" w:type="dxa"/>
            </w:tcMar>
          </w:tcPr>
          <w:p w14:paraId="7E8B8008"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10" w:type="dxa"/>
            <w:tcMar>
              <w:left w:w="72" w:type="dxa"/>
              <w:right w:w="72" w:type="dxa"/>
            </w:tcMar>
          </w:tcPr>
          <w:p w14:paraId="48BBA21A" w14:textId="77777777" w:rsidR="00EC1D55" w:rsidRPr="00D94D9E" w:rsidRDefault="00EC1D55" w:rsidP="003D3216">
            <w:pPr>
              <w:spacing w:line="480" w:lineRule="auto"/>
              <w:jc w:val="right"/>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0.008</w:t>
            </w:r>
          </w:p>
        </w:tc>
        <w:tc>
          <w:tcPr>
            <w:tcW w:w="900" w:type="dxa"/>
            <w:tcMar>
              <w:left w:w="72" w:type="dxa"/>
              <w:right w:w="72" w:type="dxa"/>
            </w:tcMar>
          </w:tcPr>
          <w:p w14:paraId="61468833"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0.106</w:t>
            </w:r>
          </w:p>
        </w:tc>
        <w:tc>
          <w:tcPr>
            <w:tcW w:w="810" w:type="dxa"/>
            <w:tcMar>
              <w:left w:w="72" w:type="dxa"/>
              <w:right w:w="72" w:type="dxa"/>
            </w:tcMar>
          </w:tcPr>
          <w:p w14:paraId="69E3F4AD"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0.714</w:t>
            </w:r>
          </w:p>
        </w:tc>
      </w:tr>
      <w:tr w:rsidR="00EC1D55" w:rsidRPr="00D94D9E" w14:paraId="1788478D" w14:textId="77777777" w:rsidTr="001A2A4B">
        <w:tc>
          <w:tcPr>
            <w:tcW w:w="990" w:type="dxa"/>
            <w:vMerge w:val="restart"/>
            <w:tcMar>
              <w:left w:w="72" w:type="dxa"/>
              <w:right w:w="72" w:type="dxa"/>
            </w:tcMar>
          </w:tcPr>
          <w:p w14:paraId="3782D3CC" w14:textId="77777777" w:rsidR="00EC1D55" w:rsidRDefault="00EC1D55" w:rsidP="003D3216">
            <w:pPr>
              <w:spacing w:line="480" w:lineRule="auto"/>
              <w:jc w:val="both"/>
              <w:rPr>
                <w:rFonts w:ascii="Times New Roman" w:hAnsi="Times New Roman" w:cs="Times New Roman"/>
                <w:color w:val="000000"/>
                <w:shd w:val="clear" w:color="auto" w:fill="FFFFFF"/>
              </w:rPr>
            </w:pPr>
            <w:proofErr w:type="spellStart"/>
            <w:r>
              <w:rPr>
                <w:rFonts w:ascii="Times New Roman" w:hAnsi="Times New Roman" w:cs="Times New Roman"/>
                <w:color w:val="000000"/>
                <w:shd w:val="clear" w:color="auto" w:fill="FFFFFF"/>
              </w:rPr>
              <w:t>Unfl</w:t>
            </w:r>
            <w:proofErr w:type="spellEnd"/>
            <w:r>
              <w:rPr>
                <w:rFonts w:ascii="Times New Roman" w:hAnsi="Times New Roman" w:cs="Times New Roman"/>
                <w:color w:val="000000"/>
                <w:shd w:val="clear" w:color="auto" w:fill="FFFFFF"/>
              </w:rPr>
              <w:t>.</w:t>
            </w:r>
          </w:p>
          <w:p w14:paraId="3104022A"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Male</w:t>
            </w:r>
          </w:p>
        </w:tc>
        <w:tc>
          <w:tcPr>
            <w:tcW w:w="810" w:type="dxa"/>
            <w:vMerge w:val="restart"/>
            <w:tcMar>
              <w:left w:w="72" w:type="dxa"/>
              <w:right w:w="72" w:type="dxa"/>
            </w:tcMar>
          </w:tcPr>
          <w:p w14:paraId="01D3E2EC"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w:t>
            </w:r>
          </w:p>
        </w:tc>
        <w:tc>
          <w:tcPr>
            <w:tcW w:w="990" w:type="dxa"/>
            <w:tcMar>
              <w:left w:w="72" w:type="dxa"/>
              <w:right w:w="72" w:type="dxa"/>
            </w:tcMar>
          </w:tcPr>
          <w:p w14:paraId="38B52D29"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N-Y</w:t>
            </w:r>
          </w:p>
        </w:tc>
        <w:tc>
          <w:tcPr>
            <w:tcW w:w="900" w:type="dxa"/>
            <w:tcMar>
              <w:left w:w="72" w:type="dxa"/>
              <w:right w:w="72" w:type="dxa"/>
            </w:tcMar>
          </w:tcPr>
          <w:p w14:paraId="199244EE"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-0.209</w:t>
            </w:r>
          </w:p>
        </w:tc>
        <w:tc>
          <w:tcPr>
            <w:tcW w:w="810" w:type="dxa"/>
            <w:tcMar>
              <w:left w:w="72" w:type="dxa"/>
              <w:right w:w="72" w:type="dxa"/>
            </w:tcMar>
          </w:tcPr>
          <w:p w14:paraId="1B6B306F"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0.150</w:t>
            </w:r>
          </w:p>
        </w:tc>
        <w:tc>
          <w:tcPr>
            <w:tcW w:w="900" w:type="dxa"/>
            <w:tcMar>
              <w:left w:w="72" w:type="dxa"/>
              <w:right w:w="72" w:type="dxa"/>
            </w:tcMar>
          </w:tcPr>
          <w:p w14:paraId="7A2DE138"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-1.394</w:t>
            </w:r>
          </w:p>
        </w:tc>
        <w:tc>
          <w:tcPr>
            <w:tcW w:w="810" w:type="dxa"/>
            <w:tcMar>
              <w:left w:w="72" w:type="dxa"/>
              <w:right w:w="72" w:type="dxa"/>
            </w:tcMar>
          </w:tcPr>
          <w:p w14:paraId="4D262BD0"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10" w:type="dxa"/>
            <w:tcMar>
              <w:left w:w="72" w:type="dxa"/>
              <w:right w:w="72" w:type="dxa"/>
            </w:tcMar>
          </w:tcPr>
          <w:p w14:paraId="4C6B97D0"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0.164</w:t>
            </w:r>
          </w:p>
        </w:tc>
        <w:tc>
          <w:tcPr>
            <w:tcW w:w="900" w:type="dxa"/>
            <w:tcMar>
              <w:left w:w="72" w:type="dxa"/>
              <w:right w:w="72" w:type="dxa"/>
            </w:tcMar>
          </w:tcPr>
          <w:p w14:paraId="56ABEAD1"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-0.504</w:t>
            </w:r>
          </w:p>
        </w:tc>
        <w:tc>
          <w:tcPr>
            <w:tcW w:w="810" w:type="dxa"/>
            <w:tcMar>
              <w:left w:w="72" w:type="dxa"/>
              <w:right w:w="72" w:type="dxa"/>
            </w:tcMar>
          </w:tcPr>
          <w:p w14:paraId="1C5C2F1E"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0.085</w:t>
            </w:r>
          </w:p>
        </w:tc>
      </w:tr>
      <w:tr w:rsidR="00EC1D55" w:rsidRPr="00D94D9E" w14:paraId="0E181F2B" w14:textId="77777777" w:rsidTr="001A2A4B">
        <w:tc>
          <w:tcPr>
            <w:tcW w:w="990" w:type="dxa"/>
            <w:vMerge/>
            <w:tcMar>
              <w:left w:w="72" w:type="dxa"/>
              <w:right w:w="72" w:type="dxa"/>
            </w:tcMar>
          </w:tcPr>
          <w:p w14:paraId="622DA1CB"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tc>
        <w:tc>
          <w:tcPr>
            <w:tcW w:w="810" w:type="dxa"/>
            <w:vMerge/>
            <w:tcMar>
              <w:left w:w="72" w:type="dxa"/>
              <w:right w:w="72" w:type="dxa"/>
            </w:tcMar>
          </w:tcPr>
          <w:p w14:paraId="0BA4E415"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p>
        </w:tc>
        <w:tc>
          <w:tcPr>
            <w:tcW w:w="990" w:type="dxa"/>
            <w:tcMar>
              <w:left w:w="72" w:type="dxa"/>
              <w:right w:w="72" w:type="dxa"/>
            </w:tcMar>
          </w:tcPr>
          <w:p w14:paraId="4FCEAC5B"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Y-N</w:t>
            </w:r>
          </w:p>
        </w:tc>
        <w:tc>
          <w:tcPr>
            <w:tcW w:w="900" w:type="dxa"/>
            <w:tcMar>
              <w:left w:w="72" w:type="dxa"/>
              <w:right w:w="72" w:type="dxa"/>
            </w:tcMar>
          </w:tcPr>
          <w:p w14:paraId="46B6F7C6"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0.209</w:t>
            </w:r>
          </w:p>
        </w:tc>
        <w:tc>
          <w:tcPr>
            <w:tcW w:w="810" w:type="dxa"/>
            <w:tcMar>
              <w:left w:w="72" w:type="dxa"/>
              <w:right w:w="72" w:type="dxa"/>
            </w:tcMar>
          </w:tcPr>
          <w:p w14:paraId="744C432A"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0.150</w:t>
            </w:r>
          </w:p>
        </w:tc>
        <w:tc>
          <w:tcPr>
            <w:tcW w:w="900" w:type="dxa"/>
            <w:tcMar>
              <w:left w:w="72" w:type="dxa"/>
              <w:right w:w="72" w:type="dxa"/>
            </w:tcMar>
          </w:tcPr>
          <w:p w14:paraId="2CB9931A"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1.394</w:t>
            </w:r>
          </w:p>
        </w:tc>
        <w:tc>
          <w:tcPr>
            <w:tcW w:w="810" w:type="dxa"/>
            <w:tcMar>
              <w:left w:w="72" w:type="dxa"/>
              <w:right w:w="72" w:type="dxa"/>
            </w:tcMar>
          </w:tcPr>
          <w:p w14:paraId="664D1533"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10" w:type="dxa"/>
            <w:tcMar>
              <w:left w:w="72" w:type="dxa"/>
              <w:right w:w="72" w:type="dxa"/>
            </w:tcMar>
          </w:tcPr>
          <w:p w14:paraId="36332DAE"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0.164</w:t>
            </w:r>
          </w:p>
        </w:tc>
        <w:tc>
          <w:tcPr>
            <w:tcW w:w="900" w:type="dxa"/>
            <w:tcMar>
              <w:left w:w="72" w:type="dxa"/>
              <w:right w:w="72" w:type="dxa"/>
            </w:tcMar>
          </w:tcPr>
          <w:p w14:paraId="646C321E"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-0.085</w:t>
            </w:r>
          </w:p>
        </w:tc>
        <w:tc>
          <w:tcPr>
            <w:tcW w:w="810" w:type="dxa"/>
            <w:tcMar>
              <w:left w:w="72" w:type="dxa"/>
              <w:right w:w="72" w:type="dxa"/>
            </w:tcMar>
          </w:tcPr>
          <w:p w14:paraId="25CB94CC"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0.504</w:t>
            </w:r>
          </w:p>
        </w:tc>
      </w:tr>
    </w:tbl>
    <w:p w14:paraId="4E706BEB" w14:textId="77777777" w:rsidR="00EC1D55" w:rsidRPr="00D94D9E" w:rsidRDefault="00EC1D55" w:rsidP="003D3216">
      <w:pPr>
        <w:spacing w:line="480" w:lineRule="auto"/>
        <w:ind w:firstLine="720"/>
        <w:jc w:val="both"/>
        <w:rPr>
          <w:rFonts w:ascii="Times New Roman" w:hAnsi="Times New Roman" w:cs="Times New Roman"/>
          <w:color w:val="000000"/>
          <w:shd w:val="clear" w:color="auto" w:fill="FFFFFF"/>
        </w:rPr>
      </w:pPr>
    </w:p>
    <w:p w14:paraId="49E8F228" w14:textId="77777777" w:rsidR="00EC1D55" w:rsidRPr="00D94D9E" w:rsidRDefault="00EC1D55" w:rsidP="003D3216">
      <w:pPr>
        <w:spacing w:line="480" w:lineRule="auto"/>
        <w:ind w:firstLine="720"/>
        <w:jc w:val="both"/>
        <w:rPr>
          <w:rFonts w:ascii="Times New Roman" w:hAnsi="Times New Roman" w:cs="Times New Roman"/>
          <w:color w:val="000000"/>
          <w:shd w:val="clear" w:color="auto" w:fill="FFFFFF"/>
        </w:rPr>
      </w:pPr>
    </w:p>
    <w:p w14:paraId="089ED5EE" w14:textId="77777777" w:rsidR="00EC1D55" w:rsidRDefault="00EC1D55" w:rsidP="003D3216">
      <w:pPr>
        <w:spacing w:line="480" w:lineRule="auto"/>
        <w:ind w:firstLine="720"/>
        <w:jc w:val="both"/>
        <w:rPr>
          <w:rFonts w:ascii="Times New Roman" w:hAnsi="Times New Roman" w:cs="Times New Roman"/>
          <w:color w:val="000000"/>
          <w:shd w:val="clear" w:color="auto" w:fill="FFFFFF"/>
        </w:rPr>
      </w:pPr>
    </w:p>
    <w:p w14:paraId="5081C66E" w14:textId="77777777" w:rsidR="00EC1D55" w:rsidRDefault="00EC1D55" w:rsidP="003D3216">
      <w:pPr>
        <w:spacing w:line="480" w:lineRule="auto"/>
        <w:ind w:firstLine="720"/>
        <w:jc w:val="both"/>
        <w:rPr>
          <w:rFonts w:ascii="Times New Roman" w:hAnsi="Times New Roman" w:cs="Times New Roman"/>
          <w:color w:val="000000"/>
          <w:shd w:val="clear" w:color="auto" w:fill="FFFFFF"/>
        </w:rPr>
      </w:pPr>
    </w:p>
    <w:p w14:paraId="1DA641EE" w14:textId="75F078C0" w:rsidR="00EC1D55" w:rsidRPr="00D94D9E" w:rsidRDefault="00EC1D55" w:rsidP="003D3216">
      <w:pPr>
        <w:spacing w:line="480" w:lineRule="auto"/>
        <w:jc w:val="both"/>
        <w:rPr>
          <w:rFonts w:ascii="Times New Roman" w:hAnsi="Times New Roman" w:cs="Times New Roman"/>
          <w:color w:val="000000"/>
          <w:shd w:val="clear" w:color="auto" w:fill="FFFFFF"/>
        </w:rPr>
      </w:pPr>
    </w:p>
    <w:p w14:paraId="0E3C0462" w14:textId="265A9325" w:rsidR="00EC1D55" w:rsidRPr="00C25F2A" w:rsidRDefault="00EC1D55" w:rsidP="003D3216">
      <w:pPr>
        <w:spacing w:line="480" w:lineRule="auto"/>
        <w:rPr>
          <w:rFonts w:ascii="Times New Roman" w:hAnsi="Times New Roman" w:cs="Times New Roman"/>
          <w:b/>
          <w:color w:val="000000"/>
          <w:shd w:val="clear" w:color="auto" w:fill="FFFFFF"/>
        </w:rPr>
        <w:sectPr w:rsidR="00EC1D55" w:rsidRPr="00C25F2A" w:rsidSect="00277EE3">
          <w:type w:val="continuous"/>
          <w:pgSz w:w="12240" w:h="15840"/>
          <w:pgMar w:top="1440" w:right="1440" w:bottom="1440" w:left="1440" w:header="1440" w:footer="1080" w:gutter="0"/>
          <w:lnNumType w:countBy="1" w:restart="continuous"/>
          <w:cols w:space="720"/>
          <w:docGrid w:linePitch="360"/>
        </w:sectPr>
      </w:pPr>
      <w:commentRangeStart w:id="148"/>
      <w:r w:rsidRPr="00D94D9E">
        <w:rPr>
          <w:rFonts w:ascii="Times New Roman" w:hAnsi="Times New Roman" w:cs="Times New Roman"/>
          <w:noProof/>
        </w:rPr>
        <w:lastRenderedPageBreak/>
        <w:drawing>
          <wp:inline distT="0" distB="0" distL="0" distR="0" wp14:anchorId="739C00AF" wp14:editId="7454A082">
            <wp:extent cx="6274591" cy="29194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2767" cy="2932522"/>
                    </a:xfrm>
                    <a:prstGeom prst="rect">
                      <a:avLst/>
                    </a:prstGeom>
                  </pic:spPr>
                </pic:pic>
              </a:graphicData>
            </a:graphic>
          </wp:inline>
        </w:drawing>
      </w:r>
      <w:commentRangeEnd w:id="148"/>
      <w:r w:rsidR="00597471">
        <w:rPr>
          <w:rStyle w:val="CommentReference"/>
          <w:rFonts w:eastAsiaTheme="minorHAnsi"/>
        </w:rPr>
        <w:commentReference w:id="148"/>
      </w:r>
    </w:p>
    <w:p w14:paraId="7F3C7985" w14:textId="77777777" w:rsidR="00AF1D22" w:rsidRDefault="003A784D" w:rsidP="00A346FD">
      <w:pPr>
        <w:spacing w:line="480" w:lineRule="auto"/>
        <w:ind w:firstLine="720"/>
        <w:rPr>
          <w:rFonts w:ascii="Times New Roman" w:hAnsi="Times New Roman" w:cs="Times New Roman"/>
          <w:color w:val="000000"/>
          <w:shd w:val="clear" w:color="auto" w:fill="FFFFFF"/>
        </w:rPr>
      </w:pPr>
      <w:r w:rsidRPr="00173079">
        <w:rPr>
          <w:rFonts w:ascii="Times New Roman" w:hAnsi="Times New Roman" w:cs="Times New Roman"/>
          <w:noProof/>
          <w:color w:val="000000"/>
          <w:shd w:val="clear" w:color="auto" w:fill="FFFFFF"/>
        </w:rPr>
        <mc:AlternateContent>
          <mc:Choice Requires="wps">
            <w:drawing>
              <wp:anchor distT="45720" distB="45720" distL="114300" distR="114300" simplePos="0" relativeHeight="251656192" behindDoc="0" locked="0" layoutInCell="1" allowOverlap="1" wp14:anchorId="6AD49EB1" wp14:editId="67945C87">
                <wp:simplePos x="0" y="0"/>
                <wp:positionH relativeFrom="column">
                  <wp:posOffset>385445</wp:posOffset>
                </wp:positionH>
                <wp:positionV relativeFrom="paragraph">
                  <wp:posOffset>313055</wp:posOffset>
                </wp:positionV>
                <wp:extent cx="5981700" cy="97663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976630"/>
                        </a:xfrm>
                        <a:prstGeom prst="rect">
                          <a:avLst/>
                        </a:prstGeom>
                        <a:solidFill>
                          <a:srgbClr val="FFFFFF"/>
                        </a:solidFill>
                        <a:ln w="9525">
                          <a:noFill/>
                          <a:miter lim="800000"/>
                          <a:headEnd/>
                          <a:tailEnd/>
                        </a:ln>
                      </wps:spPr>
                      <wps:txbx>
                        <w:txbxContent>
                          <w:p w14:paraId="05653F28" w14:textId="4CF6F96B" w:rsidR="00F60DD3" w:rsidRPr="003A784D" w:rsidRDefault="00F60DD3" w:rsidP="00EC1D55">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Figure 6.</w:t>
                            </w:r>
                            <w:r w:rsidRPr="00C25F2A">
                              <w:rPr>
                                <w:rFonts w:ascii="Times New Roman" w:hAnsi="Times New Roman" w:cs="Times New Roman"/>
                                <w:b/>
                                <w:color w:val="000000"/>
                                <w:shd w:val="clear" w:color="auto" w:fill="FFFFFF"/>
                              </w:rPr>
                              <w:t xml:space="preserve"> The effect on SDB rate of the three-way interaction among the age-sex class of the focal, whether </w:t>
                            </w:r>
                            <w:r w:rsidRPr="00173079">
                              <w:rPr>
                                <w:rFonts w:ascii="Times New Roman" w:hAnsi="Times New Roman" w:cs="Times New Roman"/>
                                <w:b/>
                                <w:color w:val="000000"/>
                                <w:shd w:val="clear" w:color="auto" w:fill="FFFFFF"/>
                              </w:rPr>
                              <w:t>or not</w:t>
                            </w:r>
                            <w:r w:rsidRPr="00C25F2A">
                              <w:rPr>
                                <w:rFonts w:ascii="Times New Roman" w:hAnsi="Times New Roman" w:cs="Times New Roman"/>
                                <w:b/>
                                <w:color w:val="000000"/>
                                <w:shd w:val="clear" w:color="auto" w:fill="FFFFFF"/>
                              </w:rPr>
                              <w:t xml:space="preserve"> the focal is social, and the presence or absence of an adolescent female social partner. The significant decrease in rate of SDB (p=0.012) for adolescent female focals when they are social with another adolescent female is indicated by the purple dotted lines and arrow</w:t>
                            </w:r>
                            <w:r>
                              <w:rPr>
                                <w:rFonts w:ascii="Times New Roman" w:hAnsi="Times New Roman" w:cs="Times New Roman"/>
                                <w:b/>
                                <w:color w:val="000000"/>
                                <w:shd w:val="clear" w:color="auto" w:fill="FFFFFF"/>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AD49EB1" id="_x0000_t202" coordsize="21600,21600" o:spt="202" path="m,l,21600r21600,l21600,xe">
                <v:stroke joinstyle="miter"/>
                <v:path gradientshapeok="t" o:connecttype="rect"/>
              </v:shapetype>
              <v:shape id="Text Box 2" o:spid="_x0000_s1026" type="#_x0000_t202" style="position:absolute;left:0;text-align:left;margin-left:30.35pt;margin-top:24.65pt;width:471pt;height:76.9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" stroked="f">
                <v:textbox style="mso-fit-shape-to-text:t">
                  <w:txbxContent>
                    <w:p w14:paraId="05653F28" w14:textId="4CF6F96B" w:rsidR="00F60DD3" w:rsidRPr="003A784D" w:rsidRDefault="00F60DD3" w:rsidP="00EC1D55">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Figure 6.</w:t>
                      </w:r>
                      <w:r w:rsidRPr="00C25F2A">
                        <w:rPr>
                          <w:rFonts w:ascii="Times New Roman" w:hAnsi="Times New Roman" w:cs="Times New Roman"/>
                          <w:b/>
                          <w:color w:val="000000"/>
                          <w:shd w:val="clear" w:color="auto" w:fill="FFFFFF"/>
                        </w:rPr>
                        <w:t xml:space="preserve"> The effect on SDB rate of the three-way interaction among the age-sex class of the focal, whether </w:t>
                      </w:r>
                      <w:r w:rsidRPr="00173079">
                        <w:rPr>
                          <w:rFonts w:ascii="Times New Roman" w:hAnsi="Times New Roman" w:cs="Times New Roman"/>
                          <w:b/>
                          <w:color w:val="000000"/>
                          <w:shd w:val="clear" w:color="auto" w:fill="FFFFFF"/>
                        </w:rPr>
                        <w:t>or not</w:t>
                      </w:r>
                      <w:r w:rsidRPr="00C25F2A">
                        <w:rPr>
                          <w:rFonts w:ascii="Times New Roman" w:hAnsi="Times New Roman" w:cs="Times New Roman"/>
                          <w:b/>
                          <w:color w:val="000000"/>
                          <w:shd w:val="clear" w:color="auto" w:fill="FFFFFF"/>
                        </w:rPr>
                        <w:t xml:space="preserve"> the focal is social, and the presence or absence of an adolescent female social partner. The significant decrease in rate of SDB (p=0.012) for adolescent female focals when they are social with another adolescent female is indicated by the purple dotted lines and arrow</w:t>
                      </w:r>
                      <w:r>
                        <w:rPr>
                          <w:rFonts w:ascii="Times New Roman" w:hAnsi="Times New Roman" w:cs="Times New Roman"/>
                          <w:b/>
                          <w:color w:val="000000"/>
                          <w:shd w:val="clear" w:color="auto" w:fill="FFFFFF"/>
                        </w:rPr>
                        <w:t>.</w:t>
                      </w:r>
                    </w:p>
                  </w:txbxContent>
                </v:textbox>
                <w10:wrap type="square"/>
              </v:shape>
            </w:pict>
          </mc:Fallback>
        </mc:AlternateContent>
      </w:r>
    </w:p>
    <w:p w14:paraId="2F80CA91" w14:textId="532F63B1" w:rsidR="00EC1D55" w:rsidRPr="00D94D9E" w:rsidRDefault="007F13B6" w:rsidP="00B12A96">
      <w:pPr>
        <w:spacing w:line="480" w:lineRule="auto"/>
        <w:ind w:firstLine="72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T</w:t>
      </w:r>
      <w:r w:rsidR="00EC1D55" w:rsidRPr="00D94D9E">
        <w:rPr>
          <w:rFonts w:ascii="Times New Roman" w:hAnsi="Times New Roman" w:cs="Times New Roman"/>
          <w:color w:val="000000"/>
          <w:shd w:val="clear" w:color="auto" w:fill="FFFFFF"/>
        </w:rPr>
        <w:t>he presence or absence of an adult female social partner does not have a significant effect on rate of self-directed behavior on its own (</w:t>
      </w:r>
      <w:r w:rsidR="00EC1D55" w:rsidRPr="00270E54">
        <w:rPr>
          <w:rFonts w:ascii="Times New Roman" w:hAnsi="Times New Roman" w:cs="Times New Roman"/>
          <w:color w:val="222222"/>
          <w:shd w:val="clear" w:color="auto" w:fill="FFFFFF"/>
        </w:rPr>
        <w:t>β</w:t>
      </w:r>
      <w:r w:rsidR="00EC1D55">
        <w:rPr>
          <w:rFonts w:ascii="Times New Roman" w:hAnsi="Times New Roman" w:cs="Times New Roman"/>
          <w:color w:val="000000"/>
          <w:shd w:val="clear" w:color="auto" w:fill="FFFFFF"/>
        </w:rPr>
        <w:t xml:space="preserve">=0.164, </w:t>
      </w:r>
      <w:r w:rsidR="00EC1D55" w:rsidRPr="00D94D9E">
        <w:rPr>
          <w:rFonts w:ascii="Times New Roman" w:hAnsi="Times New Roman" w:cs="Times New Roman"/>
          <w:color w:val="000000"/>
          <w:shd w:val="clear" w:color="auto" w:fill="FFFFFF"/>
        </w:rPr>
        <w:t xml:space="preserve">F=0.939, p=0.333), </w:t>
      </w:r>
      <w:r>
        <w:rPr>
          <w:rFonts w:ascii="Times New Roman" w:hAnsi="Times New Roman" w:cs="Times New Roman"/>
          <w:color w:val="000000"/>
          <w:shd w:val="clear" w:color="auto" w:fill="FFFFFF"/>
        </w:rPr>
        <w:t xml:space="preserve">however, </w:t>
      </w:r>
      <w:r w:rsidR="00EC1D55" w:rsidRPr="00D94D9E">
        <w:rPr>
          <w:rFonts w:ascii="Times New Roman" w:hAnsi="Times New Roman" w:cs="Times New Roman"/>
          <w:color w:val="000000"/>
          <w:shd w:val="clear" w:color="auto" w:fill="FFFFFF"/>
        </w:rPr>
        <w:t>the three-way interaction among age-sex of focal, social state, and the presence or absence of an adult female was a significant predictor of rate of self-directed behav</w:t>
      </w:r>
      <w:r w:rsidR="00EC1D55">
        <w:rPr>
          <w:rFonts w:ascii="Times New Roman" w:hAnsi="Times New Roman" w:cs="Times New Roman"/>
          <w:color w:val="000000"/>
          <w:shd w:val="clear" w:color="auto" w:fill="FFFFFF"/>
        </w:rPr>
        <w:t>ior (</w:t>
      </w:r>
      <w:r w:rsidR="00EC1D55" w:rsidRPr="00270E54">
        <w:rPr>
          <w:rFonts w:ascii="Times New Roman" w:hAnsi="Times New Roman" w:cs="Times New Roman"/>
          <w:color w:val="222222"/>
          <w:shd w:val="clear" w:color="auto" w:fill="FFFFFF"/>
        </w:rPr>
        <w:t>β</w:t>
      </w:r>
      <w:r w:rsidR="00EC1D55">
        <w:rPr>
          <w:rFonts w:ascii="Times New Roman" w:hAnsi="Times New Roman" w:cs="Times New Roman"/>
          <w:color w:val="000000"/>
          <w:shd w:val="clear" w:color="auto" w:fill="FFFFFF"/>
        </w:rPr>
        <w:t xml:space="preserve">=1.043, </w:t>
      </w:r>
      <w:r w:rsidR="001A2A4B">
        <w:rPr>
          <w:rFonts w:ascii="Times New Roman" w:hAnsi="Times New Roman" w:cs="Times New Roman"/>
          <w:color w:val="000000"/>
          <w:shd w:val="clear" w:color="auto" w:fill="FFFFFF"/>
        </w:rPr>
        <w:t>F=5.547, p=0.001)</w:t>
      </w:r>
      <w:r>
        <w:rPr>
          <w:rFonts w:ascii="Times New Roman" w:hAnsi="Times New Roman" w:cs="Times New Roman"/>
          <w:color w:val="000000"/>
          <w:shd w:val="clear" w:color="auto" w:fill="FFFFFF"/>
        </w:rPr>
        <w:t xml:space="preserve"> (Table 5)</w:t>
      </w:r>
      <w:r w:rsidR="001A2A4B">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F</w:t>
      </w:r>
      <w:r w:rsidR="00EC1D55" w:rsidRPr="00D94D9E">
        <w:rPr>
          <w:rFonts w:ascii="Times New Roman" w:hAnsi="Times New Roman" w:cs="Times New Roman"/>
          <w:color w:val="000000"/>
          <w:shd w:val="clear" w:color="auto" w:fill="FFFFFF"/>
        </w:rPr>
        <w:t xml:space="preserve">or an adolescent female focal, being social with an adult female is associated with a higher rate (mean 1.681±0.528) of self-directed behavior than being social with other age-sex classes (mean 1.164±0.385), </w:t>
      </w:r>
      <w:r w:rsidR="00EC1D55">
        <w:rPr>
          <w:rFonts w:ascii="Times New Roman" w:hAnsi="Times New Roman" w:cs="Times New Roman"/>
          <w:color w:val="000000"/>
          <w:shd w:val="clear" w:color="auto" w:fill="FFFFFF"/>
        </w:rPr>
        <w:t>al</w:t>
      </w:r>
      <w:r w:rsidR="00EC1D55" w:rsidRPr="00D94D9E">
        <w:rPr>
          <w:rFonts w:ascii="Times New Roman" w:hAnsi="Times New Roman" w:cs="Times New Roman"/>
          <w:color w:val="000000"/>
          <w:shd w:val="clear" w:color="auto" w:fill="FFFFFF"/>
        </w:rPr>
        <w:t>though this difference did not quite reach significance (p=0.055)</w:t>
      </w:r>
      <w:r>
        <w:rPr>
          <w:rFonts w:ascii="Times New Roman" w:hAnsi="Times New Roman" w:cs="Times New Roman"/>
          <w:color w:val="000000"/>
          <w:shd w:val="clear" w:color="auto" w:fill="FFFFFF"/>
        </w:rPr>
        <w:t xml:space="preserve"> (Figure 7)</w:t>
      </w:r>
      <w:r w:rsidR="00EC1D55" w:rsidRPr="00D94D9E">
        <w:rPr>
          <w:rFonts w:ascii="Times New Roman" w:hAnsi="Times New Roman" w:cs="Times New Roman"/>
          <w:color w:val="000000"/>
          <w:shd w:val="clear" w:color="auto" w:fill="FFFFFF"/>
        </w:rPr>
        <w:t xml:space="preserve">. Flanged male </w:t>
      </w:r>
      <w:proofErr w:type="spellStart"/>
      <w:r w:rsidR="00EC1D55" w:rsidRPr="00D94D9E">
        <w:rPr>
          <w:rFonts w:ascii="Times New Roman" w:hAnsi="Times New Roman" w:cs="Times New Roman"/>
          <w:color w:val="000000"/>
          <w:shd w:val="clear" w:color="auto" w:fill="FFFFFF"/>
        </w:rPr>
        <w:t>focals</w:t>
      </w:r>
      <w:proofErr w:type="spellEnd"/>
      <w:r w:rsidR="00EC1D55" w:rsidRPr="00D94D9E">
        <w:rPr>
          <w:rFonts w:ascii="Times New Roman" w:hAnsi="Times New Roman" w:cs="Times New Roman"/>
          <w:color w:val="000000"/>
          <w:shd w:val="clear" w:color="auto" w:fill="FFFFFF"/>
        </w:rPr>
        <w:t xml:space="preserve"> have significantly lower mean rate of SDB when social with adult females (0.248±0.095) compared to when they are social with other age-sex classes (0.598 ±0.218) (p</w:t>
      </w:r>
      <w:r w:rsidR="00DE00DA">
        <w:rPr>
          <w:rFonts w:ascii="Times New Roman" w:hAnsi="Times New Roman" w:cs="Times New Roman"/>
          <w:color w:val="000000"/>
          <w:shd w:val="clear" w:color="auto" w:fill="FFFFFF"/>
        </w:rPr>
        <w:t>&lt;</w:t>
      </w:r>
      <w:r w:rsidR="00EC1D55" w:rsidRPr="00D94D9E">
        <w:rPr>
          <w:rFonts w:ascii="Times New Roman" w:hAnsi="Times New Roman" w:cs="Times New Roman"/>
          <w:color w:val="000000"/>
          <w:shd w:val="clear" w:color="auto" w:fill="FFFFFF"/>
        </w:rPr>
        <w:t>0.</w:t>
      </w:r>
      <w:r w:rsidR="00DE00DA" w:rsidRPr="00D94D9E">
        <w:rPr>
          <w:rFonts w:ascii="Times New Roman" w:hAnsi="Times New Roman" w:cs="Times New Roman"/>
          <w:color w:val="000000"/>
          <w:shd w:val="clear" w:color="auto" w:fill="FFFFFF"/>
        </w:rPr>
        <w:t>0</w:t>
      </w:r>
      <w:r w:rsidR="00DE00DA">
        <w:rPr>
          <w:rFonts w:ascii="Times New Roman" w:hAnsi="Times New Roman" w:cs="Times New Roman"/>
          <w:color w:val="000000"/>
          <w:shd w:val="clear" w:color="auto" w:fill="FFFFFF"/>
        </w:rPr>
        <w:t>5</w:t>
      </w:r>
      <w:r w:rsidR="00EC1D55" w:rsidRPr="00D94D9E">
        <w:rPr>
          <w:rFonts w:ascii="Times New Roman" w:hAnsi="Times New Roman" w:cs="Times New Roman"/>
          <w:color w:val="000000"/>
          <w:shd w:val="clear" w:color="auto" w:fill="FFFFFF"/>
        </w:rPr>
        <w:t xml:space="preserve">). No other three-way interactions were significant – in other words, socializing with adult females has no </w:t>
      </w:r>
      <w:r w:rsidR="00EC1D55" w:rsidRPr="00D94D9E">
        <w:rPr>
          <w:rFonts w:ascii="Times New Roman" w:hAnsi="Times New Roman" w:cs="Times New Roman"/>
          <w:color w:val="000000"/>
          <w:shd w:val="clear" w:color="auto" w:fill="FFFFFF"/>
        </w:rPr>
        <w:lastRenderedPageBreak/>
        <w:t xml:space="preserve">significant influence on rate of SDB for other adult females or </w:t>
      </w:r>
      <w:r w:rsidR="00EC1D55">
        <w:rPr>
          <w:rFonts w:ascii="Times New Roman" w:hAnsi="Times New Roman" w:cs="Times New Roman"/>
          <w:color w:val="000000"/>
          <w:shd w:val="clear" w:color="auto" w:fill="FFFFFF"/>
        </w:rPr>
        <w:t>f</w:t>
      </w:r>
      <w:r>
        <w:rPr>
          <w:rFonts w:ascii="Times New Roman" w:hAnsi="Times New Roman" w:cs="Times New Roman"/>
          <w:color w:val="000000"/>
          <w:shd w:val="clear" w:color="auto" w:fill="FFFFFF"/>
        </w:rPr>
        <w:t>or unflanged males (</w:t>
      </w:r>
      <w:r w:rsidR="001A2A4B">
        <w:rPr>
          <w:rFonts w:ascii="Times New Roman" w:hAnsi="Times New Roman" w:cs="Times New Roman"/>
          <w:color w:val="000000"/>
          <w:shd w:val="clear" w:color="auto" w:fill="FFFFFF"/>
        </w:rPr>
        <w:t xml:space="preserve">Table </w:t>
      </w:r>
      <w:commentRangeStart w:id="149"/>
      <w:r>
        <w:rPr>
          <w:rFonts w:ascii="Times New Roman" w:hAnsi="Times New Roman" w:cs="Times New Roman"/>
          <w:color w:val="000000"/>
          <w:shd w:val="clear" w:color="auto" w:fill="FFFFFF"/>
        </w:rPr>
        <w:t>6</w:t>
      </w:r>
      <w:commentRangeEnd w:id="149"/>
      <w:r w:rsidR="005C1F82">
        <w:rPr>
          <w:rStyle w:val="CommentReference"/>
          <w:rFonts w:eastAsiaTheme="minorHAnsi"/>
        </w:rPr>
        <w:commentReference w:id="149"/>
      </w:r>
      <w:r w:rsidR="00EC1D55">
        <w:rPr>
          <w:rFonts w:ascii="Times New Roman" w:hAnsi="Times New Roman" w:cs="Times New Roman"/>
          <w:color w:val="000000"/>
          <w:shd w:val="clear" w:color="auto" w:fill="FFFFFF"/>
        </w:rPr>
        <w:t>).</w:t>
      </w:r>
    </w:p>
    <w:p w14:paraId="2CC41BD6" w14:textId="75A292AB" w:rsidR="00EC1D55" w:rsidRPr="00C25F2A" w:rsidRDefault="001A2A4B" w:rsidP="003D3216">
      <w:pPr>
        <w:spacing w:line="480" w:lineRule="auto"/>
        <w:jc w:val="both"/>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Table </w:t>
      </w:r>
      <w:r w:rsidR="00F354DC">
        <w:rPr>
          <w:rFonts w:ascii="Times New Roman" w:hAnsi="Times New Roman" w:cs="Times New Roman"/>
          <w:b/>
          <w:color w:val="000000"/>
          <w:shd w:val="clear" w:color="auto" w:fill="FFFFFF"/>
        </w:rPr>
        <w:t>5</w:t>
      </w:r>
      <w:r w:rsidR="00EC1D55" w:rsidRPr="00C25F2A">
        <w:rPr>
          <w:rFonts w:ascii="Times New Roman" w:hAnsi="Times New Roman" w:cs="Times New Roman"/>
          <w:b/>
          <w:color w:val="000000"/>
          <w:shd w:val="clear" w:color="auto" w:fill="FFFFFF"/>
        </w:rPr>
        <w:t xml:space="preserve"> Results of a GLMM predicting rate of SDB based on the effect of focal age-sex, social state (social or solitary), interaction between them, the presence or absence of an adult female social partner, and the three-way interaction between the age-sex of the focal*social state*presence or absence of an adult female social partner. Significant effects are in bold.</w:t>
      </w:r>
    </w:p>
    <w:tbl>
      <w:tblPr>
        <w:tblW w:w="8280" w:type="dxa"/>
        <w:tblInd w:w="108" w:type="dxa"/>
        <w:tblLook w:val="04A0" w:firstRow="1" w:lastRow="0" w:firstColumn="1" w:lastColumn="0" w:noHBand="0" w:noVBand="1"/>
      </w:tblPr>
      <w:tblGrid>
        <w:gridCol w:w="5241"/>
        <w:gridCol w:w="887"/>
        <w:gridCol w:w="536"/>
        <w:gridCol w:w="756"/>
        <w:gridCol w:w="860"/>
      </w:tblGrid>
      <w:tr w:rsidR="00EC1D55" w:rsidRPr="00D94D9E" w14:paraId="684A25FB" w14:textId="77777777" w:rsidTr="001A2A4B">
        <w:tc>
          <w:tcPr>
            <w:tcW w:w="5241" w:type="dxa"/>
          </w:tcPr>
          <w:p w14:paraId="7A6CBD46"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tc>
        <w:tc>
          <w:tcPr>
            <w:tcW w:w="887" w:type="dxa"/>
          </w:tcPr>
          <w:p w14:paraId="38A63325"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F</w:t>
            </w:r>
          </w:p>
        </w:tc>
        <w:tc>
          <w:tcPr>
            <w:tcW w:w="536" w:type="dxa"/>
          </w:tcPr>
          <w:p w14:paraId="5B04F113" w14:textId="77777777" w:rsidR="00EC1D55" w:rsidRPr="00D94D9E" w:rsidRDefault="00EC1D55" w:rsidP="003D3216">
            <w:pPr>
              <w:spacing w:line="480" w:lineRule="auto"/>
              <w:jc w:val="center"/>
              <w:rPr>
                <w:rFonts w:ascii="Times New Roman" w:hAnsi="Times New Roman" w:cs="Times New Roman"/>
                <w:b/>
                <w:i/>
                <w:color w:val="000000"/>
                <w:shd w:val="clear" w:color="auto" w:fill="FFFFFF"/>
              </w:rPr>
            </w:pPr>
            <w:r w:rsidRPr="00D94D9E">
              <w:rPr>
                <w:rFonts w:ascii="Times New Roman" w:hAnsi="Times New Roman" w:cs="Times New Roman"/>
                <w:b/>
                <w:i/>
                <w:color w:val="000000"/>
                <w:shd w:val="clear" w:color="auto" w:fill="FFFFFF"/>
              </w:rPr>
              <w:t>df1</w:t>
            </w:r>
          </w:p>
        </w:tc>
        <w:tc>
          <w:tcPr>
            <w:tcW w:w="756" w:type="dxa"/>
          </w:tcPr>
          <w:p w14:paraId="67A14F8D" w14:textId="77777777" w:rsidR="00EC1D55" w:rsidRPr="00D94D9E" w:rsidRDefault="00EC1D55" w:rsidP="003D3216">
            <w:pPr>
              <w:spacing w:line="480" w:lineRule="auto"/>
              <w:jc w:val="center"/>
              <w:rPr>
                <w:rFonts w:ascii="Times New Roman" w:hAnsi="Times New Roman" w:cs="Times New Roman"/>
                <w:b/>
                <w:i/>
                <w:color w:val="000000"/>
                <w:shd w:val="clear" w:color="auto" w:fill="FFFFFF"/>
              </w:rPr>
            </w:pPr>
            <w:r w:rsidRPr="00D94D9E">
              <w:rPr>
                <w:rFonts w:ascii="Times New Roman" w:hAnsi="Times New Roman" w:cs="Times New Roman"/>
                <w:b/>
                <w:i/>
                <w:color w:val="000000"/>
                <w:shd w:val="clear" w:color="auto" w:fill="FFFFFF"/>
              </w:rPr>
              <w:t>df2</w:t>
            </w:r>
          </w:p>
        </w:tc>
        <w:tc>
          <w:tcPr>
            <w:tcW w:w="860" w:type="dxa"/>
          </w:tcPr>
          <w:p w14:paraId="3275B269"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P</w:t>
            </w:r>
          </w:p>
        </w:tc>
      </w:tr>
      <w:tr w:rsidR="00EC1D55" w:rsidRPr="00D94D9E" w14:paraId="6E79F267" w14:textId="77777777" w:rsidTr="001A2A4B">
        <w:tc>
          <w:tcPr>
            <w:tcW w:w="5241" w:type="dxa"/>
          </w:tcPr>
          <w:p w14:paraId="7FA00517"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Corrected Model</w:t>
            </w:r>
          </w:p>
        </w:tc>
        <w:tc>
          <w:tcPr>
            <w:tcW w:w="887" w:type="dxa"/>
          </w:tcPr>
          <w:p w14:paraId="38F04DAD"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5.609</w:t>
            </w:r>
          </w:p>
        </w:tc>
        <w:tc>
          <w:tcPr>
            <w:tcW w:w="536" w:type="dxa"/>
          </w:tcPr>
          <w:p w14:paraId="75E0A54F"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11</w:t>
            </w:r>
          </w:p>
        </w:tc>
        <w:tc>
          <w:tcPr>
            <w:tcW w:w="756" w:type="dxa"/>
          </w:tcPr>
          <w:p w14:paraId="4632C222"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60" w:type="dxa"/>
          </w:tcPr>
          <w:p w14:paraId="244E64B3"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0.000</w:t>
            </w:r>
          </w:p>
        </w:tc>
      </w:tr>
      <w:tr w:rsidR="00EC1D55" w:rsidRPr="00D94D9E" w14:paraId="2DC6575B" w14:textId="77777777" w:rsidTr="001A2A4B">
        <w:tc>
          <w:tcPr>
            <w:tcW w:w="5241" w:type="dxa"/>
          </w:tcPr>
          <w:p w14:paraId="57554F47"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Focal age-sex</w:t>
            </w:r>
          </w:p>
        </w:tc>
        <w:tc>
          <w:tcPr>
            <w:tcW w:w="887" w:type="dxa"/>
          </w:tcPr>
          <w:p w14:paraId="7ECF4C5A"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3.018</w:t>
            </w:r>
          </w:p>
        </w:tc>
        <w:tc>
          <w:tcPr>
            <w:tcW w:w="536" w:type="dxa"/>
          </w:tcPr>
          <w:p w14:paraId="71B118AC"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w:t>
            </w:r>
          </w:p>
        </w:tc>
        <w:tc>
          <w:tcPr>
            <w:tcW w:w="756" w:type="dxa"/>
          </w:tcPr>
          <w:p w14:paraId="320C619E"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60" w:type="dxa"/>
          </w:tcPr>
          <w:p w14:paraId="2009A9DD"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0.029</w:t>
            </w:r>
          </w:p>
        </w:tc>
      </w:tr>
      <w:tr w:rsidR="00EC1D55" w:rsidRPr="00D94D9E" w14:paraId="2C441438" w14:textId="77777777" w:rsidTr="001A2A4B">
        <w:tc>
          <w:tcPr>
            <w:tcW w:w="5241" w:type="dxa"/>
          </w:tcPr>
          <w:p w14:paraId="2D121042"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Social Y or N</w:t>
            </w:r>
          </w:p>
        </w:tc>
        <w:tc>
          <w:tcPr>
            <w:tcW w:w="887" w:type="dxa"/>
          </w:tcPr>
          <w:p w14:paraId="2906716B"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5.665</w:t>
            </w:r>
          </w:p>
        </w:tc>
        <w:tc>
          <w:tcPr>
            <w:tcW w:w="536" w:type="dxa"/>
          </w:tcPr>
          <w:p w14:paraId="7739ED9C"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w:t>
            </w:r>
          </w:p>
        </w:tc>
        <w:tc>
          <w:tcPr>
            <w:tcW w:w="756" w:type="dxa"/>
          </w:tcPr>
          <w:p w14:paraId="045D6E6A"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60" w:type="dxa"/>
          </w:tcPr>
          <w:p w14:paraId="0F618BFD"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0.017</w:t>
            </w:r>
          </w:p>
        </w:tc>
      </w:tr>
      <w:tr w:rsidR="00EC1D55" w:rsidRPr="00D94D9E" w14:paraId="11236D15" w14:textId="77777777" w:rsidTr="001A2A4B">
        <w:tc>
          <w:tcPr>
            <w:tcW w:w="5241" w:type="dxa"/>
          </w:tcPr>
          <w:p w14:paraId="4AC881BC"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Adult Female Present Y or N</w:t>
            </w:r>
          </w:p>
        </w:tc>
        <w:tc>
          <w:tcPr>
            <w:tcW w:w="887" w:type="dxa"/>
          </w:tcPr>
          <w:p w14:paraId="0925D787"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0.939</w:t>
            </w:r>
          </w:p>
        </w:tc>
        <w:tc>
          <w:tcPr>
            <w:tcW w:w="536" w:type="dxa"/>
          </w:tcPr>
          <w:p w14:paraId="0BC9FB70"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w:t>
            </w:r>
          </w:p>
        </w:tc>
        <w:tc>
          <w:tcPr>
            <w:tcW w:w="756" w:type="dxa"/>
          </w:tcPr>
          <w:p w14:paraId="5EBF9D4D"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60" w:type="dxa"/>
          </w:tcPr>
          <w:p w14:paraId="780273DA"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0.333</w:t>
            </w:r>
          </w:p>
        </w:tc>
      </w:tr>
      <w:tr w:rsidR="00EC1D55" w:rsidRPr="00D94D9E" w14:paraId="3978C93E" w14:textId="77777777" w:rsidTr="001A2A4B">
        <w:tc>
          <w:tcPr>
            <w:tcW w:w="5241" w:type="dxa"/>
          </w:tcPr>
          <w:p w14:paraId="171C6DE9"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Focal age-sex*Social Y or N</w:t>
            </w:r>
          </w:p>
        </w:tc>
        <w:tc>
          <w:tcPr>
            <w:tcW w:w="887" w:type="dxa"/>
          </w:tcPr>
          <w:p w14:paraId="38B14EB9"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3.179</w:t>
            </w:r>
          </w:p>
        </w:tc>
        <w:tc>
          <w:tcPr>
            <w:tcW w:w="536" w:type="dxa"/>
          </w:tcPr>
          <w:p w14:paraId="0525E933"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w:t>
            </w:r>
          </w:p>
        </w:tc>
        <w:tc>
          <w:tcPr>
            <w:tcW w:w="756" w:type="dxa"/>
          </w:tcPr>
          <w:p w14:paraId="1A7002C6"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60" w:type="dxa"/>
          </w:tcPr>
          <w:p w14:paraId="56273713"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0.023</w:t>
            </w:r>
          </w:p>
        </w:tc>
      </w:tr>
      <w:tr w:rsidR="00EC1D55" w:rsidRPr="00D94D9E" w14:paraId="62824260" w14:textId="77777777" w:rsidTr="001A2A4B">
        <w:tc>
          <w:tcPr>
            <w:tcW w:w="5241" w:type="dxa"/>
          </w:tcPr>
          <w:p w14:paraId="69CD143B"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Focal age-sex*Social Y or N*Adult Female Present Y or N</w:t>
            </w:r>
          </w:p>
        </w:tc>
        <w:tc>
          <w:tcPr>
            <w:tcW w:w="887" w:type="dxa"/>
          </w:tcPr>
          <w:p w14:paraId="7B8E0AEC"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5.547</w:t>
            </w:r>
          </w:p>
        </w:tc>
        <w:tc>
          <w:tcPr>
            <w:tcW w:w="536" w:type="dxa"/>
          </w:tcPr>
          <w:p w14:paraId="13460ABB"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w:t>
            </w:r>
          </w:p>
        </w:tc>
        <w:tc>
          <w:tcPr>
            <w:tcW w:w="756" w:type="dxa"/>
          </w:tcPr>
          <w:p w14:paraId="01165951"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60" w:type="dxa"/>
          </w:tcPr>
          <w:p w14:paraId="516D2070"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0.001</w:t>
            </w:r>
          </w:p>
        </w:tc>
      </w:tr>
    </w:tbl>
    <w:p w14:paraId="3A395270"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p w14:paraId="441C6C4D"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p w14:paraId="1173A91B" w14:textId="28B44DA0" w:rsidR="00EC1D55" w:rsidRPr="00C25F2A" w:rsidRDefault="001A2A4B" w:rsidP="003D3216">
      <w:pPr>
        <w:spacing w:line="480" w:lineRule="auto"/>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Table </w:t>
      </w:r>
      <w:r w:rsidR="00F354DC">
        <w:rPr>
          <w:rFonts w:ascii="Times New Roman" w:hAnsi="Times New Roman" w:cs="Times New Roman"/>
          <w:b/>
          <w:color w:val="000000"/>
          <w:shd w:val="clear" w:color="auto" w:fill="FFFFFF"/>
        </w:rPr>
        <w:t>6</w:t>
      </w:r>
      <w:r w:rsidR="00EC1D55" w:rsidRPr="00C25F2A">
        <w:rPr>
          <w:rFonts w:ascii="Times New Roman" w:hAnsi="Times New Roman" w:cs="Times New Roman"/>
          <w:b/>
          <w:color w:val="000000"/>
          <w:shd w:val="clear" w:color="auto" w:fill="FFFFFF"/>
        </w:rPr>
        <w:t>. Pairwise contrasts between an adult female social partner not present versus present for each focal age-sex class when social. Significant contrasts are in bold.</w:t>
      </w:r>
    </w:p>
    <w:tbl>
      <w:tblPr>
        <w:tblW w:w="8640" w:type="dxa"/>
        <w:tblInd w:w="72" w:type="dxa"/>
        <w:tblLayout w:type="fixed"/>
        <w:tblLook w:val="04A0" w:firstRow="1" w:lastRow="0" w:firstColumn="1" w:lastColumn="0" w:noHBand="0" w:noVBand="1"/>
      </w:tblPr>
      <w:tblGrid>
        <w:gridCol w:w="990"/>
        <w:gridCol w:w="810"/>
        <w:gridCol w:w="990"/>
        <w:gridCol w:w="900"/>
        <w:gridCol w:w="810"/>
        <w:gridCol w:w="810"/>
        <w:gridCol w:w="810"/>
        <w:gridCol w:w="810"/>
        <w:gridCol w:w="900"/>
        <w:gridCol w:w="810"/>
      </w:tblGrid>
      <w:tr w:rsidR="00EC1D55" w:rsidRPr="00D94D9E" w14:paraId="39F26971" w14:textId="77777777" w:rsidTr="001A2A4B">
        <w:tc>
          <w:tcPr>
            <w:tcW w:w="990" w:type="dxa"/>
            <w:tcMar>
              <w:left w:w="72" w:type="dxa"/>
              <w:right w:w="72" w:type="dxa"/>
            </w:tcMar>
          </w:tcPr>
          <w:p w14:paraId="1D2B3033" w14:textId="77777777" w:rsidR="00EC1D55" w:rsidRPr="00F558E4" w:rsidRDefault="00EC1D55" w:rsidP="003D3216">
            <w:pPr>
              <w:spacing w:line="480" w:lineRule="auto"/>
              <w:jc w:val="center"/>
              <w:rPr>
                <w:rFonts w:ascii="Times New Roman" w:hAnsi="Times New Roman" w:cs="Times New Roman"/>
                <w:b/>
                <w:color w:val="000000"/>
                <w:sz w:val="22"/>
                <w:szCs w:val="22"/>
                <w:shd w:val="clear" w:color="auto" w:fill="FFFFFF"/>
              </w:rPr>
            </w:pPr>
            <w:r w:rsidRPr="00F558E4">
              <w:rPr>
                <w:rFonts w:ascii="Times New Roman" w:hAnsi="Times New Roman" w:cs="Times New Roman"/>
                <w:b/>
                <w:color w:val="000000"/>
                <w:sz w:val="22"/>
                <w:szCs w:val="22"/>
                <w:shd w:val="clear" w:color="auto" w:fill="FFFFFF"/>
              </w:rPr>
              <w:t>Focal age-sex</w:t>
            </w:r>
          </w:p>
        </w:tc>
        <w:tc>
          <w:tcPr>
            <w:tcW w:w="810" w:type="dxa"/>
            <w:tcMar>
              <w:left w:w="72" w:type="dxa"/>
              <w:right w:w="72" w:type="dxa"/>
            </w:tcMar>
          </w:tcPr>
          <w:p w14:paraId="1CE4E1A2" w14:textId="77777777" w:rsidR="00EC1D55" w:rsidRPr="00F558E4" w:rsidRDefault="00EC1D55" w:rsidP="003D3216">
            <w:pPr>
              <w:spacing w:line="480" w:lineRule="auto"/>
              <w:jc w:val="center"/>
              <w:rPr>
                <w:rFonts w:ascii="Times New Roman" w:hAnsi="Times New Roman" w:cs="Times New Roman"/>
                <w:b/>
                <w:color w:val="000000"/>
                <w:sz w:val="22"/>
                <w:szCs w:val="22"/>
                <w:shd w:val="clear" w:color="auto" w:fill="FFFFFF"/>
              </w:rPr>
            </w:pPr>
            <w:r w:rsidRPr="00F558E4">
              <w:rPr>
                <w:rFonts w:ascii="Times New Roman" w:hAnsi="Times New Roman" w:cs="Times New Roman"/>
                <w:b/>
                <w:color w:val="000000"/>
                <w:sz w:val="22"/>
                <w:szCs w:val="22"/>
                <w:shd w:val="clear" w:color="auto" w:fill="FFFFFF"/>
              </w:rPr>
              <w:t xml:space="preserve">Social </w:t>
            </w:r>
          </w:p>
          <w:p w14:paraId="13B0B3CF" w14:textId="77777777" w:rsidR="00EC1D55" w:rsidRPr="00F558E4" w:rsidRDefault="00EC1D55" w:rsidP="003D3216">
            <w:pPr>
              <w:spacing w:line="480" w:lineRule="auto"/>
              <w:jc w:val="center"/>
              <w:rPr>
                <w:rFonts w:ascii="Times New Roman" w:hAnsi="Times New Roman" w:cs="Times New Roman"/>
                <w:b/>
                <w:color w:val="000000"/>
                <w:sz w:val="22"/>
                <w:szCs w:val="22"/>
                <w:shd w:val="clear" w:color="auto" w:fill="FFFFFF"/>
              </w:rPr>
            </w:pPr>
            <w:r w:rsidRPr="00F558E4">
              <w:rPr>
                <w:rFonts w:ascii="Times New Roman" w:hAnsi="Times New Roman" w:cs="Times New Roman"/>
                <w:b/>
                <w:color w:val="000000"/>
                <w:sz w:val="22"/>
                <w:szCs w:val="22"/>
                <w:shd w:val="clear" w:color="auto" w:fill="FFFFFF"/>
              </w:rPr>
              <w:t>Y/N</w:t>
            </w:r>
          </w:p>
        </w:tc>
        <w:tc>
          <w:tcPr>
            <w:tcW w:w="990" w:type="dxa"/>
            <w:tcMar>
              <w:left w:w="72" w:type="dxa"/>
              <w:right w:w="72" w:type="dxa"/>
            </w:tcMar>
          </w:tcPr>
          <w:p w14:paraId="7CEEC943" w14:textId="77777777" w:rsidR="00EC1D55" w:rsidRPr="00F558E4" w:rsidRDefault="00EC1D55" w:rsidP="003D3216">
            <w:pPr>
              <w:spacing w:line="480" w:lineRule="auto"/>
              <w:jc w:val="center"/>
              <w:rPr>
                <w:rFonts w:ascii="Times New Roman" w:hAnsi="Times New Roman" w:cs="Times New Roman"/>
                <w:b/>
                <w:color w:val="000000"/>
                <w:sz w:val="22"/>
                <w:szCs w:val="22"/>
                <w:shd w:val="clear" w:color="auto" w:fill="FFFFFF"/>
              </w:rPr>
            </w:pPr>
            <w:r w:rsidRPr="00F558E4">
              <w:rPr>
                <w:rFonts w:ascii="Times New Roman" w:hAnsi="Times New Roman" w:cs="Times New Roman"/>
                <w:b/>
                <w:color w:val="000000"/>
                <w:sz w:val="22"/>
                <w:szCs w:val="22"/>
                <w:shd w:val="clear" w:color="auto" w:fill="FFFFFF"/>
              </w:rPr>
              <w:t xml:space="preserve">Adult Female </w:t>
            </w:r>
            <w:r w:rsidRPr="00F558E4">
              <w:rPr>
                <w:rFonts w:ascii="Times New Roman" w:hAnsi="Times New Roman" w:cs="Times New Roman"/>
                <w:b/>
                <w:color w:val="000000"/>
                <w:sz w:val="22"/>
                <w:szCs w:val="22"/>
                <w:shd w:val="clear" w:color="auto" w:fill="FFFFFF"/>
              </w:rPr>
              <w:lastRenderedPageBreak/>
              <w:t>Present Y or N</w:t>
            </w:r>
          </w:p>
        </w:tc>
        <w:tc>
          <w:tcPr>
            <w:tcW w:w="900" w:type="dxa"/>
            <w:tcMar>
              <w:left w:w="72" w:type="dxa"/>
              <w:right w:w="72" w:type="dxa"/>
            </w:tcMar>
          </w:tcPr>
          <w:p w14:paraId="6FAC10F7" w14:textId="77777777" w:rsidR="00EC1D55" w:rsidRPr="00F558E4" w:rsidRDefault="00EC1D55" w:rsidP="003D3216">
            <w:pPr>
              <w:spacing w:line="480" w:lineRule="auto"/>
              <w:jc w:val="center"/>
              <w:rPr>
                <w:rFonts w:ascii="Times New Roman" w:hAnsi="Times New Roman" w:cs="Times New Roman"/>
                <w:b/>
                <w:color w:val="000000"/>
                <w:sz w:val="22"/>
                <w:szCs w:val="22"/>
                <w:shd w:val="clear" w:color="auto" w:fill="FFFFFF"/>
              </w:rPr>
            </w:pPr>
            <w:r w:rsidRPr="00F558E4">
              <w:rPr>
                <w:rFonts w:ascii="Times New Roman" w:hAnsi="Times New Roman" w:cs="Times New Roman"/>
                <w:b/>
                <w:color w:val="000000"/>
                <w:sz w:val="22"/>
                <w:szCs w:val="22"/>
                <w:shd w:val="clear" w:color="auto" w:fill="FFFFFF"/>
              </w:rPr>
              <w:lastRenderedPageBreak/>
              <w:t>Cont. Est.</w:t>
            </w:r>
          </w:p>
        </w:tc>
        <w:tc>
          <w:tcPr>
            <w:tcW w:w="810" w:type="dxa"/>
            <w:tcMar>
              <w:left w:w="72" w:type="dxa"/>
              <w:right w:w="72" w:type="dxa"/>
            </w:tcMar>
          </w:tcPr>
          <w:p w14:paraId="3713B6DD" w14:textId="77777777" w:rsidR="00EC1D55" w:rsidRPr="00F558E4" w:rsidRDefault="00EC1D55" w:rsidP="003D3216">
            <w:pPr>
              <w:spacing w:line="480" w:lineRule="auto"/>
              <w:jc w:val="center"/>
              <w:rPr>
                <w:rFonts w:ascii="Times New Roman" w:hAnsi="Times New Roman" w:cs="Times New Roman"/>
                <w:b/>
                <w:color w:val="000000"/>
                <w:sz w:val="22"/>
                <w:szCs w:val="22"/>
                <w:shd w:val="clear" w:color="auto" w:fill="FFFFFF"/>
              </w:rPr>
            </w:pPr>
            <w:r w:rsidRPr="00F558E4">
              <w:rPr>
                <w:rFonts w:ascii="Times New Roman" w:hAnsi="Times New Roman" w:cs="Times New Roman"/>
                <w:b/>
                <w:color w:val="000000"/>
                <w:sz w:val="22"/>
                <w:szCs w:val="22"/>
                <w:shd w:val="clear" w:color="auto" w:fill="FFFFFF"/>
              </w:rPr>
              <w:t>Std. Err.</w:t>
            </w:r>
          </w:p>
        </w:tc>
        <w:tc>
          <w:tcPr>
            <w:tcW w:w="810" w:type="dxa"/>
            <w:tcMar>
              <w:left w:w="72" w:type="dxa"/>
              <w:right w:w="72" w:type="dxa"/>
            </w:tcMar>
          </w:tcPr>
          <w:p w14:paraId="0A5AFBC1" w14:textId="77777777" w:rsidR="00EC1D55" w:rsidRPr="00F558E4" w:rsidRDefault="00EC1D55" w:rsidP="003D3216">
            <w:pPr>
              <w:spacing w:line="480" w:lineRule="auto"/>
              <w:jc w:val="center"/>
              <w:rPr>
                <w:rFonts w:ascii="Times New Roman" w:hAnsi="Times New Roman" w:cs="Times New Roman"/>
                <w:b/>
                <w:i/>
                <w:color w:val="000000"/>
                <w:sz w:val="22"/>
                <w:szCs w:val="22"/>
                <w:shd w:val="clear" w:color="auto" w:fill="FFFFFF"/>
              </w:rPr>
            </w:pPr>
            <w:r w:rsidRPr="00F558E4">
              <w:rPr>
                <w:rFonts w:ascii="Times New Roman" w:hAnsi="Times New Roman" w:cs="Times New Roman"/>
                <w:b/>
                <w:i/>
                <w:color w:val="000000"/>
                <w:sz w:val="22"/>
                <w:szCs w:val="22"/>
                <w:shd w:val="clear" w:color="auto" w:fill="FFFFFF"/>
              </w:rPr>
              <w:t>t</w:t>
            </w:r>
          </w:p>
        </w:tc>
        <w:tc>
          <w:tcPr>
            <w:tcW w:w="810" w:type="dxa"/>
            <w:tcMar>
              <w:left w:w="72" w:type="dxa"/>
              <w:right w:w="72" w:type="dxa"/>
            </w:tcMar>
          </w:tcPr>
          <w:p w14:paraId="5F78C8D1" w14:textId="77777777" w:rsidR="00EC1D55" w:rsidRPr="00F558E4" w:rsidRDefault="00EC1D55" w:rsidP="003D3216">
            <w:pPr>
              <w:spacing w:line="480" w:lineRule="auto"/>
              <w:jc w:val="center"/>
              <w:rPr>
                <w:rFonts w:ascii="Times New Roman" w:hAnsi="Times New Roman" w:cs="Times New Roman"/>
                <w:b/>
                <w:i/>
                <w:color w:val="000000"/>
                <w:sz w:val="22"/>
                <w:szCs w:val="22"/>
                <w:shd w:val="clear" w:color="auto" w:fill="FFFFFF"/>
              </w:rPr>
            </w:pPr>
            <w:r w:rsidRPr="00F558E4">
              <w:rPr>
                <w:rFonts w:ascii="Times New Roman" w:hAnsi="Times New Roman" w:cs="Times New Roman"/>
                <w:b/>
                <w:i/>
                <w:color w:val="000000"/>
                <w:sz w:val="22"/>
                <w:szCs w:val="22"/>
                <w:shd w:val="clear" w:color="auto" w:fill="FFFFFF"/>
              </w:rPr>
              <w:t>df</w:t>
            </w:r>
          </w:p>
        </w:tc>
        <w:tc>
          <w:tcPr>
            <w:tcW w:w="810" w:type="dxa"/>
            <w:tcMar>
              <w:left w:w="72" w:type="dxa"/>
              <w:right w:w="72" w:type="dxa"/>
            </w:tcMar>
          </w:tcPr>
          <w:p w14:paraId="37BCF27C" w14:textId="77777777" w:rsidR="00EC1D55" w:rsidRPr="00F558E4" w:rsidRDefault="00EC1D55" w:rsidP="003D3216">
            <w:pPr>
              <w:spacing w:line="480" w:lineRule="auto"/>
              <w:jc w:val="center"/>
              <w:rPr>
                <w:rFonts w:ascii="Times New Roman" w:hAnsi="Times New Roman" w:cs="Times New Roman"/>
                <w:b/>
                <w:color w:val="000000"/>
                <w:sz w:val="22"/>
                <w:szCs w:val="22"/>
                <w:shd w:val="clear" w:color="auto" w:fill="FFFFFF"/>
              </w:rPr>
            </w:pPr>
            <w:r w:rsidRPr="00F558E4">
              <w:rPr>
                <w:rFonts w:ascii="Times New Roman" w:hAnsi="Times New Roman" w:cs="Times New Roman"/>
                <w:b/>
                <w:color w:val="000000"/>
                <w:sz w:val="22"/>
                <w:szCs w:val="22"/>
                <w:shd w:val="clear" w:color="auto" w:fill="FFFFFF"/>
              </w:rPr>
              <w:t>Adj. Sig.</w:t>
            </w:r>
          </w:p>
        </w:tc>
        <w:tc>
          <w:tcPr>
            <w:tcW w:w="900" w:type="dxa"/>
            <w:tcMar>
              <w:left w:w="72" w:type="dxa"/>
              <w:right w:w="72" w:type="dxa"/>
            </w:tcMar>
          </w:tcPr>
          <w:p w14:paraId="66AF62D9" w14:textId="77777777" w:rsidR="00EC1D55" w:rsidRPr="00F558E4" w:rsidRDefault="00EC1D55" w:rsidP="003D3216">
            <w:pPr>
              <w:spacing w:line="480" w:lineRule="auto"/>
              <w:jc w:val="center"/>
              <w:rPr>
                <w:rFonts w:ascii="Times New Roman" w:hAnsi="Times New Roman" w:cs="Times New Roman"/>
                <w:b/>
                <w:color w:val="000000"/>
                <w:sz w:val="22"/>
                <w:szCs w:val="22"/>
                <w:shd w:val="clear" w:color="auto" w:fill="FFFFFF"/>
              </w:rPr>
            </w:pPr>
            <w:r w:rsidRPr="00F558E4">
              <w:rPr>
                <w:rFonts w:ascii="Times New Roman" w:hAnsi="Times New Roman" w:cs="Times New Roman"/>
                <w:b/>
                <w:color w:val="000000"/>
                <w:sz w:val="22"/>
                <w:szCs w:val="22"/>
                <w:shd w:val="clear" w:color="auto" w:fill="FFFFFF"/>
              </w:rPr>
              <w:t>Low</w:t>
            </w:r>
          </w:p>
          <w:p w14:paraId="71701CEF" w14:textId="77777777" w:rsidR="00EC1D55" w:rsidRPr="00F558E4" w:rsidRDefault="00EC1D55" w:rsidP="003D3216">
            <w:pPr>
              <w:spacing w:line="480" w:lineRule="auto"/>
              <w:jc w:val="center"/>
              <w:rPr>
                <w:rFonts w:ascii="Times New Roman" w:hAnsi="Times New Roman" w:cs="Times New Roman"/>
                <w:b/>
                <w:color w:val="000000"/>
                <w:sz w:val="22"/>
                <w:szCs w:val="22"/>
                <w:shd w:val="clear" w:color="auto" w:fill="FFFFFF"/>
              </w:rPr>
            </w:pPr>
            <w:r w:rsidRPr="00F558E4">
              <w:rPr>
                <w:rFonts w:ascii="Times New Roman" w:hAnsi="Times New Roman" w:cs="Times New Roman"/>
                <w:b/>
                <w:color w:val="000000"/>
                <w:sz w:val="22"/>
                <w:szCs w:val="22"/>
                <w:shd w:val="clear" w:color="auto" w:fill="FFFFFF"/>
              </w:rPr>
              <w:t xml:space="preserve">CI </w:t>
            </w:r>
          </w:p>
          <w:p w14:paraId="7512F18F" w14:textId="77777777" w:rsidR="00EC1D55" w:rsidRPr="00F558E4" w:rsidRDefault="00EC1D55" w:rsidP="003D3216">
            <w:pPr>
              <w:spacing w:line="480" w:lineRule="auto"/>
              <w:jc w:val="center"/>
              <w:rPr>
                <w:rFonts w:ascii="Times New Roman" w:hAnsi="Times New Roman" w:cs="Times New Roman"/>
                <w:b/>
                <w:color w:val="000000"/>
                <w:sz w:val="22"/>
                <w:szCs w:val="22"/>
                <w:shd w:val="clear" w:color="auto" w:fill="FFFFFF"/>
              </w:rPr>
            </w:pPr>
            <w:r w:rsidRPr="00F558E4">
              <w:rPr>
                <w:rFonts w:ascii="Times New Roman" w:hAnsi="Times New Roman" w:cs="Times New Roman"/>
                <w:b/>
                <w:color w:val="000000"/>
                <w:sz w:val="22"/>
                <w:szCs w:val="22"/>
                <w:shd w:val="clear" w:color="auto" w:fill="FFFFFF"/>
              </w:rPr>
              <w:lastRenderedPageBreak/>
              <w:t>(95%)</w:t>
            </w:r>
          </w:p>
        </w:tc>
        <w:tc>
          <w:tcPr>
            <w:tcW w:w="810" w:type="dxa"/>
            <w:tcMar>
              <w:left w:w="72" w:type="dxa"/>
              <w:right w:w="72" w:type="dxa"/>
            </w:tcMar>
          </w:tcPr>
          <w:p w14:paraId="72C9FB26" w14:textId="77777777" w:rsidR="00EC1D55" w:rsidRPr="00F558E4" w:rsidRDefault="00EC1D55" w:rsidP="003D3216">
            <w:pPr>
              <w:spacing w:line="480" w:lineRule="auto"/>
              <w:jc w:val="center"/>
              <w:rPr>
                <w:rFonts w:ascii="Times New Roman" w:hAnsi="Times New Roman" w:cs="Times New Roman"/>
                <w:b/>
                <w:color w:val="000000"/>
                <w:sz w:val="22"/>
                <w:szCs w:val="22"/>
                <w:shd w:val="clear" w:color="auto" w:fill="FFFFFF"/>
              </w:rPr>
            </w:pPr>
            <w:proofErr w:type="spellStart"/>
            <w:r w:rsidRPr="00F558E4">
              <w:rPr>
                <w:rFonts w:ascii="Times New Roman" w:hAnsi="Times New Roman" w:cs="Times New Roman"/>
                <w:b/>
                <w:color w:val="000000"/>
                <w:sz w:val="22"/>
                <w:szCs w:val="22"/>
                <w:shd w:val="clear" w:color="auto" w:fill="FFFFFF"/>
              </w:rPr>
              <w:lastRenderedPageBreak/>
              <w:t>Upp</w:t>
            </w:r>
            <w:proofErr w:type="spellEnd"/>
            <w:r w:rsidRPr="00F558E4">
              <w:rPr>
                <w:rFonts w:ascii="Times New Roman" w:hAnsi="Times New Roman" w:cs="Times New Roman"/>
                <w:b/>
                <w:color w:val="000000"/>
                <w:sz w:val="22"/>
                <w:szCs w:val="22"/>
                <w:shd w:val="clear" w:color="auto" w:fill="FFFFFF"/>
              </w:rPr>
              <w:t>.</w:t>
            </w:r>
          </w:p>
          <w:p w14:paraId="49B4D8EA" w14:textId="77777777" w:rsidR="00EC1D55" w:rsidRPr="00F558E4" w:rsidRDefault="00EC1D55" w:rsidP="003D3216">
            <w:pPr>
              <w:spacing w:line="480" w:lineRule="auto"/>
              <w:jc w:val="center"/>
              <w:rPr>
                <w:rFonts w:ascii="Times New Roman" w:hAnsi="Times New Roman" w:cs="Times New Roman"/>
                <w:b/>
                <w:color w:val="000000"/>
                <w:sz w:val="22"/>
                <w:szCs w:val="22"/>
                <w:shd w:val="clear" w:color="auto" w:fill="FFFFFF"/>
              </w:rPr>
            </w:pPr>
            <w:r w:rsidRPr="00F558E4">
              <w:rPr>
                <w:rFonts w:ascii="Times New Roman" w:hAnsi="Times New Roman" w:cs="Times New Roman"/>
                <w:b/>
                <w:color w:val="000000"/>
                <w:sz w:val="22"/>
                <w:szCs w:val="22"/>
                <w:shd w:val="clear" w:color="auto" w:fill="FFFFFF"/>
              </w:rPr>
              <w:t xml:space="preserve"> CI </w:t>
            </w:r>
            <w:r w:rsidRPr="00F558E4">
              <w:rPr>
                <w:rFonts w:ascii="Times New Roman" w:hAnsi="Times New Roman" w:cs="Times New Roman"/>
                <w:b/>
                <w:color w:val="000000"/>
                <w:sz w:val="22"/>
                <w:szCs w:val="22"/>
                <w:shd w:val="clear" w:color="auto" w:fill="FFFFFF"/>
              </w:rPr>
              <w:lastRenderedPageBreak/>
              <w:t>(95%)</w:t>
            </w:r>
          </w:p>
        </w:tc>
      </w:tr>
      <w:tr w:rsidR="00EC1D55" w:rsidRPr="00D94D9E" w14:paraId="53B79BB5" w14:textId="77777777" w:rsidTr="001A2A4B">
        <w:tc>
          <w:tcPr>
            <w:tcW w:w="990" w:type="dxa"/>
            <w:vMerge w:val="restart"/>
            <w:tcMar>
              <w:left w:w="72" w:type="dxa"/>
              <w:right w:w="72" w:type="dxa"/>
            </w:tcMar>
          </w:tcPr>
          <w:p w14:paraId="23C3E520"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roofErr w:type="spellStart"/>
            <w:r w:rsidRPr="00D94D9E">
              <w:rPr>
                <w:rFonts w:ascii="Times New Roman" w:hAnsi="Times New Roman" w:cs="Times New Roman"/>
                <w:color w:val="000000"/>
                <w:shd w:val="clear" w:color="auto" w:fill="FFFFFF"/>
              </w:rPr>
              <w:lastRenderedPageBreak/>
              <w:t>Adol</w:t>
            </w:r>
            <w:proofErr w:type="spellEnd"/>
            <w:r w:rsidRPr="00D94D9E">
              <w:rPr>
                <w:rFonts w:ascii="Times New Roman" w:hAnsi="Times New Roman" w:cs="Times New Roman"/>
                <w:color w:val="000000"/>
                <w:shd w:val="clear" w:color="auto" w:fill="FFFFFF"/>
              </w:rPr>
              <w:t xml:space="preserve"> Female</w:t>
            </w:r>
          </w:p>
        </w:tc>
        <w:tc>
          <w:tcPr>
            <w:tcW w:w="810" w:type="dxa"/>
            <w:vMerge w:val="restart"/>
            <w:tcMar>
              <w:left w:w="72" w:type="dxa"/>
              <w:right w:w="72" w:type="dxa"/>
            </w:tcMar>
          </w:tcPr>
          <w:p w14:paraId="2D39C4A2"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w:t>
            </w:r>
          </w:p>
        </w:tc>
        <w:tc>
          <w:tcPr>
            <w:tcW w:w="990" w:type="dxa"/>
            <w:tcMar>
              <w:left w:w="72" w:type="dxa"/>
              <w:right w:w="72" w:type="dxa"/>
            </w:tcMar>
          </w:tcPr>
          <w:p w14:paraId="1C3943AF"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N-Y</w:t>
            </w:r>
          </w:p>
        </w:tc>
        <w:tc>
          <w:tcPr>
            <w:tcW w:w="900" w:type="dxa"/>
            <w:tcMar>
              <w:left w:w="72" w:type="dxa"/>
              <w:right w:w="72" w:type="dxa"/>
            </w:tcMar>
          </w:tcPr>
          <w:p w14:paraId="5BE65954"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-0.516</w:t>
            </w:r>
          </w:p>
        </w:tc>
        <w:tc>
          <w:tcPr>
            <w:tcW w:w="810" w:type="dxa"/>
            <w:tcMar>
              <w:left w:w="72" w:type="dxa"/>
              <w:right w:w="72" w:type="dxa"/>
            </w:tcMar>
          </w:tcPr>
          <w:p w14:paraId="2EFDD3AB"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0.269</w:t>
            </w:r>
          </w:p>
        </w:tc>
        <w:tc>
          <w:tcPr>
            <w:tcW w:w="810" w:type="dxa"/>
            <w:tcMar>
              <w:left w:w="72" w:type="dxa"/>
              <w:right w:w="72" w:type="dxa"/>
            </w:tcMar>
          </w:tcPr>
          <w:p w14:paraId="5AAE0D07"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-1.919</w:t>
            </w:r>
          </w:p>
        </w:tc>
        <w:tc>
          <w:tcPr>
            <w:tcW w:w="810" w:type="dxa"/>
            <w:tcMar>
              <w:left w:w="72" w:type="dxa"/>
              <w:right w:w="72" w:type="dxa"/>
            </w:tcMar>
          </w:tcPr>
          <w:p w14:paraId="6236B170"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1,521</w:t>
            </w:r>
          </w:p>
        </w:tc>
        <w:tc>
          <w:tcPr>
            <w:tcW w:w="810" w:type="dxa"/>
            <w:tcMar>
              <w:left w:w="72" w:type="dxa"/>
              <w:right w:w="72" w:type="dxa"/>
            </w:tcMar>
          </w:tcPr>
          <w:p w14:paraId="6742051B"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0.055</w:t>
            </w:r>
          </w:p>
        </w:tc>
        <w:tc>
          <w:tcPr>
            <w:tcW w:w="900" w:type="dxa"/>
            <w:tcMar>
              <w:left w:w="72" w:type="dxa"/>
              <w:right w:w="72" w:type="dxa"/>
            </w:tcMar>
          </w:tcPr>
          <w:p w14:paraId="6ACABA77"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-1.044</w:t>
            </w:r>
          </w:p>
        </w:tc>
        <w:tc>
          <w:tcPr>
            <w:tcW w:w="810" w:type="dxa"/>
            <w:tcMar>
              <w:left w:w="72" w:type="dxa"/>
              <w:right w:w="72" w:type="dxa"/>
            </w:tcMar>
          </w:tcPr>
          <w:p w14:paraId="7E606961"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0.011</w:t>
            </w:r>
          </w:p>
        </w:tc>
      </w:tr>
      <w:tr w:rsidR="00EC1D55" w:rsidRPr="00D94D9E" w14:paraId="0777CC60" w14:textId="77777777" w:rsidTr="001A2A4B">
        <w:tc>
          <w:tcPr>
            <w:tcW w:w="990" w:type="dxa"/>
            <w:vMerge/>
            <w:tcMar>
              <w:left w:w="72" w:type="dxa"/>
              <w:right w:w="72" w:type="dxa"/>
            </w:tcMar>
          </w:tcPr>
          <w:p w14:paraId="45DD5721"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tc>
        <w:tc>
          <w:tcPr>
            <w:tcW w:w="810" w:type="dxa"/>
            <w:vMerge/>
            <w:tcMar>
              <w:left w:w="72" w:type="dxa"/>
              <w:right w:w="72" w:type="dxa"/>
            </w:tcMar>
          </w:tcPr>
          <w:p w14:paraId="576467CD"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p>
        </w:tc>
        <w:tc>
          <w:tcPr>
            <w:tcW w:w="990" w:type="dxa"/>
            <w:tcMar>
              <w:left w:w="72" w:type="dxa"/>
              <w:right w:w="72" w:type="dxa"/>
            </w:tcMar>
          </w:tcPr>
          <w:p w14:paraId="41EF0302"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Y-N</w:t>
            </w:r>
          </w:p>
        </w:tc>
        <w:tc>
          <w:tcPr>
            <w:tcW w:w="900" w:type="dxa"/>
            <w:tcMar>
              <w:left w:w="72" w:type="dxa"/>
              <w:right w:w="72" w:type="dxa"/>
            </w:tcMar>
          </w:tcPr>
          <w:p w14:paraId="09532DE9"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0.516</w:t>
            </w:r>
          </w:p>
        </w:tc>
        <w:tc>
          <w:tcPr>
            <w:tcW w:w="810" w:type="dxa"/>
            <w:tcMar>
              <w:left w:w="72" w:type="dxa"/>
              <w:right w:w="72" w:type="dxa"/>
            </w:tcMar>
          </w:tcPr>
          <w:p w14:paraId="5714F060"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0.269</w:t>
            </w:r>
          </w:p>
        </w:tc>
        <w:tc>
          <w:tcPr>
            <w:tcW w:w="810" w:type="dxa"/>
            <w:tcMar>
              <w:left w:w="72" w:type="dxa"/>
              <w:right w:w="72" w:type="dxa"/>
            </w:tcMar>
          </w:tcPr>
          <w:p w14:paraId="59567D92"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1.919</w:t>
            </w:r>
          </w:p>
        </w:tc>
        <w:tc>
          <w:tcPr>
            <w:tcW w:w="810" w:type="dxa"/>
            <w:tcMar>
              <w:left w:w="72" w:type="dxa"/>
              <w:right w:w="72" w:type="dxa"/>
            </w:tcMar>
          </w:tcPr>
          <w:p w14:paraId="661C3D0D"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1,521</w:t>
            </w:r>
          </w:p>
        </w:tc>
        <w:tc>
          <w:tcPr>
            <w:tcW w:w="810" w:type="dxa"/>
            <w:tcMar>
              <w:left w:w="72" w:type="dxa"/>
              <w:right w:w="72" w:type="dxa"/>
            </w:tcMar>
          </w:tcPr>
          <w:p w14:paraId="645F14F4"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0.055</w:t>
            </w:r>
          </w:p>
        </w:tc>
        <w:tc>
          <w:tcPr>
            <w:tcW w:w="900" w:type="dxa"/>
            <w:tcMar>
              <w:left w:w="72" w:type="dxa"/>
              <w:right w:w="72" w:type="dxa"/>
            </w:tcMar>
          </w:tcPr>
          <w:p w14:paraId="2EB3D0CC"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-0.011</w:t>
            </w:r>
          </w:p>
        </w:tc>
        <w:tc>
          <w:tcPr>
            <w:tcW w:w="810" w:type="dxa"/>
            <w:tcMar>
              <w:left w:w="72" w:type="dxa"/>
              <w:right w:w="72" w:type="dxa"/>
            </w:tcMar>
          </w:tcPr>
          <w:p w14:paraId="435DFB20"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1.044</w:t>
            </w:r>
          </w:p>
        </w:tc>
      </w:tr>
      <w:tr w:rsidR="00EC1D55" w:rsidRPr="00D94D9E" w14:paraId="728E9F48" w14:textId="77777777" w:rsidTr="001A2A4B">
        <w:tc>
          <w:tcPr>
            <w:tcW w:w="990" w:type="dxa"/>
            <w:vMerge w:val="restart"/>
            <w:tcMar>
              <w:left w:w="72" w:type="dxa"/>
              <w:right w:w="72" w:type="dxa"/>
            </w:tcMar>
          </w:tcPr>
          <w:p w14:paraId="19E838DF"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Adult Female</w:t>
            </w:r>
          </w:p>
        </w:tc>
        <w:tc>
          <w:tcPr>
            <w:tcW w:w="810" w:type="dxa"/>
            <w:vMerge w:val="restart"/>
            <w:tcMar>
              <w:left w:w="72" w:type="dxa"/>
              <w:right w:w="72" w:type="dxa"/>
            </w:tcMar>
          </w:tcPr>
          <w:p w14:paraId="7CDA8D1D"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w:t>
            </w:r>
          </w:p>
        </w:tc>
        <w:tc>
          <w:tcPr>
            <w:tcW w:w="990" w:type="dxa"/>
            <w:tcMar>
              <w:left w:w="72" w:type="dxa"/>
              <w:right w:w="72" w:type="dxa"/>
            </w:tcMar>
          </w:tcPr>
          <w:p w14:paraId="67648406"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N-Y</w:t>
            </w:r>
          </w:p>
        </w:tc>
        <w:tc>
          <w:tcPr>
            <w:tcW w:w="900" w:type="dxa"/>
            <w:tcMar>
              <w:left w:w="72" w:type="dxa"/>
              <w:right w:w="72" w:type="dxa"/>
            </w:tcMar>
          </w:tcPr>
          <w:p w14:paraId="1629C900"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0.066</w:t>
            </w:r>
          </w:p>
        </w:tc>
        <w:tc>
          <w:tcPr>
            <w:tcW w:w="810" w:type="dxa"/>
            <w:tcMar>
              <w:left w:w="72" w:type="dxa"/>
              <w:right w:w="72" w:type="dxa"/>
            </w:tcMar>
          </w:tcPr>
          <w:p w14:paraId="5C10D147"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0.139</w:t>
            </w:r>
          </w:p>
        </w:tc>
        <w:tc>
          <w:tcPr>
            <w:tcW w:w="810" w:type="dxa"/>
            <w:tcMar>
              <w:left w:w="72" w:type="dxa"/>
              <w:right w:w="72" w:type="dxa"/>
            </w:tcMar>
          </w:tcPr>
          <w:p w14:paraId="0C396730"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0.472</w:t>
            </w:r>
          </w:p>
        </w:tc>
        <w:tc>
          <w:tcPr>
            <w:tcW w:w="810" w:type="dxa"/>
            <w:tcMar>
              <w:left w:w="72" w:type="dxa"/>
              <w:right w:w="72" w:type="dxa"/>
            </w:tcMar>
          </w:tcPr>
          <w:p w14:paraId="1138607A"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1,521</w:t>
            </w:r>
          </w:p>
        </w:tc>
        <w:tc>
          <w:tcPr>
            <w:tcW w:w="810" w:type="dxa"/>
            <w:tcMar>
              <w:left w:w="72" w:type="dxa"/>
              <w:right w:w="72" w:type="dxa"/>
            </w:tcMar>
          </w:tcPr>
          <w:p w14:paraId="3AD9D919"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0.637</w:t>
            </w:r>
          </w:p>
        </w:tc>
        <w:tc>
          <w:tcPr>
            <w:tcW w:w="900" w:type="dxa"/>
            <w:tcMar>
              <w:left w:w="72" w:type="dxa"/>
              <w:right w:w="72" w:type="dxa"/>
            </w:tcMar>
          </w:tcPr>
          <w:p w14:paraId="526A7770"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-0.208</w:t>
            </w:r>
          </w:p>
        </w:tc>
        <w:tc>
          <w:tcPr>
            <w:tcW w:w="810" w:type="dxa"/>
            <w:tcMar>
              <w:left w:w="72" w:type="dxa"/>
              <w:right w:w="72" w:type="dxa"/>
            </w:tcMar>
          </w:tcPr>
          <w:p w14:paraId="5974D7FB"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0.339</w:t>
            </w:r>
          </w:p>
        </w:tc>
      </w:tr>
      <w:tr w:rsidR="00EC1D55" w:rsidRPr="00D94D9E" w14:paraId="08F26D6D" w14:textId="77777777" w:rsidTr="001A2A4B">
        <w:tc>
          <w:tcPr>
            <w:tcW w:w="990" w:type="dxa"/>
            <w:vMerge/>
            <w:tcMar>
              <w:left w:w="72" w:type="dxa"/>
              <w:right w:w="72" w:type="dxa"/>
            </w:tcMar>
          </w:tcPr>
          <w:p w14:paraId="64818AF5"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tc>
        <w:tc>
          <w:tcPr>
            <w:tcW w:w="810" w:type="dxa"/>
            <w:vMerge/>
            <w:tcMar>
              <w:left w:w="72" w:type="dxa"/>
              <w:right w:w="72" w:type="dxa"/>
            </w:tcMar>
          </w:tcPr>
          <w:p w14:paraId="58BCD84E"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p>
        </w:tc>
        <w:tc>
          <w:tcPr>
            <w:tcW w:w="990" w:type="dxa"/>
            <w:tcMar>
              <w:left w:w="72" w:type="dxa"/>
              <w:right w:w="72" w:type="dxa"/>
            </w:tcMar>
          </w:tcPr>
          <w:p w14:paraId="5FC3197A"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Y-N</w:t>
            </w:r>
          </w:p>
        </w:tc>
        <w:tc>
          <w:tcPr>
            <w:tcW w:w="900" w:type="dxa"/>
            <w:tcMar>
              <w:left w:w="72" w:type="dxa"/>
              <w:right w:w="72" w:type="dxa"/>
            </w:tcMar>
          </w:tcPr>
          <w:p w14:paraId="5AB541CC"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-0.066</w:t>
            </w:r>
          </w:p>
        </w:tc>
        <w:tc>
          <w:tcPr>
            <w:tcW w:w="810" w:type="dxa"/>
            <w:tcMar>
              <w:left w:w="72" w:type="dxa"/>
              <w:right w:w="72" w:type="dxa"/>
            </w:tcMar>
          </w:tcPr>
          <w:p w14:paraId="76AA1F33"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0.139</w:t>
            </w:r>
          </w:p>
        </w:tc>
        <w:tc>
          <w:tcPr>
            <w:tcW w:w="810" w:type="dxa"/>
            <w:tcMar>
              <w:left w:w="72" w:type="dxa"/>
              <w:right w:w="72" w:type="dxa"/>
            </w:tcMar>
          </w:tcPr>
          <w:p w14:paraId="777BDD89"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-0.472</w:t>
            </w:r>
          </w:p>
        </w:tc>
        <w:tc>
          <w:tcPr>
            <w:tcW w:w="810" w:type="dxa"/>
            <w:tcMar>
              <w:left w:w="72" w:type="dxa"/>
              <w:right w:w="72" w:type="dxa"/>
            </w:tcMar>
          </w:tcPr>
          <w:p w14:paraId="65EED444"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1,521</w:t>
            </w:r>
          </w:p>
        </w:tc>
        <w:tc>
          <w:tcPr>
            <w:tcW w:w="810" w:type="dxa"/>
            <w:tcMar>
              <w:left w:w="72" w:type="dxa"/>
              <w:right w:w="72" w:type="dxa"/>
            </w:tcMar>
          </w:tcPr>
          <w:p w14:paraId="16522C84"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0.637</w:t>
            </w:r>
          </w:p>
        </w:tc>
        <w:tc>
          <w:tcPr>
            <w:tcW w:w="900" w:type="dxa"/>
            <w:tcMar>
              <w:left w:w="72" w:type="dxa"/>
              <w:right w:w="72" w:type="dxa"/>
            </w:tcMar>
          </w:tcPr>
          <w:p w14:paraId="6982886F"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-0.339</w:t>
            </w:r>
          </w:p>
        </w:tc>
        <w:tc>
          <w:tcPr>
            <w:tcW w:w="810" w:type="dxa"/>
            <w:tcMar>
              <w:left w:w="72" w:type="dxa"/>
              <w:right w:w="72" w:type="dxa"/>
            </w:tcMar>
          </w:tcPr>
          <w:p w14:paraId="4FB90B46"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0.208</w:t>
            </w:r>
          </w:p>
        </w:tc>
      </w:tr>
      <w:tr w:rsidR="00EC1D55" w:rsidRPr="00D94D9E" w14:paraId="32EE8183" w14:textId="77777777" w:rsidTr="001A2A4B">
        <w:tc>
          <w:tcPr>
            <w:tcW w:w="990" w:type="dxa"/>
            <w:vMerge w:val="restart"/>
            <w:tcMar>
              <w:left w:w="72" w:type="dxa"/>
              <w:right w:w="72" w:type="dxa"/>
            </w:tcMar>
          </w:tcPr>
          <w:p w14:paraId="575C9EC7"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Flanged Male</w:t>
            </w:r>
          </w:p>
        </w:tc>
        <w:tc>
          <w:tcPr>
            <w:tcW w:w="810" w:type="dxa"/>
            <w:vMerge w:val="restart"/>
            <w:tcMar>
              <w:left w:w="72" w:type="dxa"/>
              <w:right w:w="72" w:type="dxa"/>
            </w:tcMar>
          </w:tcPr>
          <w:p w14:paraId="17440A44"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w:t>
            </w:r>
          </w:p>
        </w:tc>
        <w:tc>
          <w:tcPr>
            <w:tcW w:w="990" w:type="dxa"/>
            <w:tcMar>
              <w:left w:w="72" w:type="dxa"/>
              <w:right w:w="72" w:type="dxa"/>
            </w:tcMar>
          </w:tcPr>
          <w:p w14:paraId="284AA19B"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N-Y</w:t>
            </w:r>
          </w:p>
        </w:tc>
        <w:tc>
          <w:tcPr>
            <w:tcW w:w="900" w:type="dxa"/>
            <w:tcMar>
              <w:left w:w="72" w:type="dxa"/>
              <w:right w:w="72" w:type="dxa"/>
            </w:tcMar>
          </w:tcPr>
          <w:p w14:paraId="5226750C"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0.350</w:t>
            </w:r>
          </w:p>
        </w:tc>
        <w:tc>
          <w:tcPr>
            <w:tcW w:w="810" w:type="dxa"/>
            <w:tcMar>
              <w:left w:w="72" w:type="dxa"/>
              <w:right w:w="72" w:type="dxa"/>
            </w:tcMar>
          </w:tcPr>
          <w:p w14:paraId="286540FA"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0.160</w:t>
            </w:r>
          </w:p>
        </w:tc>
        <w:tc>
          <w:tcPr>
            <w:tcW w:w="810" w:type="dxa"/>
            <w:tcMar>
              <w:left w:w="72" w:type="dxa"/>
              <w:right w:w="72" w:type="dxa"/>
            </w:tcMar>
          </w:tcPr>
          <w:p w14:paraId="4F7A74B6"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2.183</w:t>
            </w:r>
          </w:p>
        </w:tc>
        <w:tc>
          <w:tcPr>
            <w:tcW w:w="810" w:type="dxa"/>
            <w:tcMar>
              <w:left w:w="72" w:type="dxa"/>
              <w:right w:w="72" w:type="dxa"/>
            </w:tcMar>
          </w:tcPr>
          <w:p w14:paraId="27DC454F"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1,521</w:t>
            </w:r>
          </w:p>
        </w:tc>
        <w:tc>
          <w:tcPr>
            <w:tcW w:w="810" w:type="dxa"/>
            <w:tcMar>
              <w:left w:w="72" w:type="dxa"/>
              <w:right w:w="72" w:type="dxa"/>
            </w:tcMar>
          </w:tcPr>
          <w:p w14:paraId="485B9D59" w14:textId="77777777" w:rsidR="00EC1D55" w:rsidRPr="00F558E4" w:rsidRDefault="00EC1D55" w:rsidP="003D3216">
            <w:pPr>
              <w:spacing w:line="480" w:lineRule="auto"/>
              <w:jc w:val="center"/>
              <w:rPr>
                <w:rFonts w:ascii="Times New Roman" w:hAnsi="Times New Roman" w:cs="Times New Roman"/>
                <w:b/>
                <w:color w:val="000000"/>
                <w:shd w:val="clear" w:color="auto" w:fill="FFFFFF"/>
              </w:rPr>
            </w:pPr>
            <w:r w:rsidRPr="00F558E4">
              <w:rPr>
                <w:rFonts w:ascii="Times New Roman" w:hAnsi="Times New Roman" w:cs="Times New Roman"/>
                <w:b/>
                <w:color w:val="000000"/>
                <w:shd w:val="clear" w:color="auto" w:fill="FFFFFF"/>
              </w:rPr>
              <w:t>0.029</w:t>
            </w:r>
          </w:p>
        </w:tc>
        <w:tc>
          <w:tcPr>
            <w:tcW w:w="900" w:type="dxa"/>
            <w:tcMar>
              <w:left w:w="72" w:type="dxa"/>
              <w:right w:w="72" w:type="dxa"/>
            </w:tcMar>
          </w:tcPr>
          <w:p w14:paraId="7DB03B44"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0.036</w:t>
            </w:r>
          </w:p>
        </w:tc>
        <w:tc>
          <w:tcPr>
            <w:tcW w:w="810" w:type="dxa"/>
            <w:tcMar>
              <w:left w:w="72" w:type="dxa"/>
              <w:right w:w="72" w:type="dxa"/>
            </w:tcMar>
          </w:tcPr>
          <w:p w14:paraId="6CDE9B08"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0.664</w:t>
            </w:r>
          </w:p>
        </w:tc>
      </w:tr>
      <w:tr w:rsidR="00EC1D55" w:rsidRPr="00D94D9E" w14:paraId="22728071" w14:textId="77777777" w:rsidTr="001A2A4B">
        <w:tc>
          <w:tcPr>
            <w:tcW w:w="990" w:type="dxa"/>
            <w:vMerge/>
            <w:tcMar>
              <w:left w:w="72" w:type="dxa"/>
              <w:right w:w="72" w:type="dxa"/>
            </w:tcMar>
          </w:tcPr>
          <w:p w14:paraId="02EB3EF5"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tc>
        <w:tc>
          <w:tcPr>
            <w:tcW w:w="810" w:type="dxa"/>
            <w:vMerge/>
            <w:tcMar>
              <w:left w:w="72" w:type="dxa"/>
              <w:right w:w="72" w:type="dxa"/>
            </w:tcMar>
          </w:tcPr>
          <w:p w14:paraId="15DAF19B"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p>
        </w:tc>
        <w:tc>
          <w:tcPr>
            <w:tcW w:w="990" w:type="dxa"/>
            <w:tcMar>
              <w:left w:w="72" w:type="dxa"/>
              <w:right w:w="72" w:type="dxa"/>
            </w:tcMar>
          </w:tcPr>
          <w:p w14:paraId="0B738E6C"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Y-N</w:t>
            </w:r>
          </w:p>
        </w:tc>
        <w:tc>
          <w:tcPr>
            <w:tcW w:w="900" w:type="dxa"/>
            <w:tcMar>
              <w:left w:w="72" w:type="dxa"/>
              <w:right w:w="72" w:type="dxa"/>
            </w:tcMar>
          </w:tcPr>
          <w:p w14:paraId="6B2B77CF"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-0.350</w:t>
            </w:r>
          </w:p>
        </w:tc>
        <w:tc>
          <w:tcPr>
            <w:tcW w:w="810" w:type="dxa"/>
            <w:tcMar>
              <w:left w:w="72" w:type="dxa"/>
              <w:right w:w="72" w:type="dxa"/>
            </w:tcMar>
          </w:tcPr>
          <w:p w14:paraId="7DA03156"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0.160</w:t>
            </w:r>
          </w:p>
        </w:tc>
        <w:tc>
          <w:tcPr>
            <w:tcW w:w="810" w:type="dxa"/>
            <w:tcMar>
              <w:left w:w="72" w:type="dxa"/>
              <w:right w:w="72" w:type="dxa"/>
            </w:tcMar>
          </w:tcPr>
          <w:p w14:paraId="0591BB3D"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-2.183</w:t>
            </w:r>
          </w:p>
        </w:tc>
        <w:tc>
          <w:tcPr>
            <w:tcW w:w="810" w:type="dxa"/>
            <w:tcMar>
              <w:left w:w="72" w:type="dxa"/>
              <w:right w:w="72" w:type="dxa"/>
            </w:tcMar>
          </w:tcPr>
          <w:p w14:paraId="42C8C48A"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1,521</w:t>
            </w:r>
          </w:p>
        </w:tc>
        <w:tc>
          <w:tcPr>
            <w:tcW w:w="810" w:type="dxa"/>
            <w:tcMar>
              <w:left w:w="72" w:type="dxa"/>
              <w:right w:w="72" w:type="dxa"/>
            </w:tcMar>
          </w:tcPr>
          <w:p w14:paraId="2B28B082" w14:textId="77777777" w:rsidR="00EC1D55" w:rsidRPr="00F558E4" w:rsidRDefault="00EC1D55" w:rsidP="003D3216">
            <w:pPr>
              <w:spacing w:line="480" w:lineRule="auto"/>
              <w:jc w:val="center"/>
              <w:rPr>
                <w:rFonts w:ascii="Times New Roman" w:hAnsi="Times New Roman" w:cs="Times New Roman"/>
                <w:b/>
                <w:color w:val="000000"/>
                <w:shd w:val="clear" w:color="auto" w:fill="FFFFFF"/>
              </w:rPr>
            </w:pPr>
            <w:r w:rsidRPr="00F558E4">
              <w:rPr>
                <w:rFonts w:ascii="Times New Roman" w:hAnsi="Times New Roman" w:cs="Times New Roman"/>
                <w:b/>
                <w:color w:val="000000"/>
                <w:shd w:val="clear" w:color="auto" w:fill="FFFFFF"/>
              </w:rPr>
              <w:t>0.029</w:t>
            </w:r>
          </w:p>
        </w:tc>
        <w:tc>
          <w:tcPr>
            <w:tcW w:w="900" w:type="dxa"/>
            <w:tcMar>
              <w:left w:w="72" w:type="dxa"/>
              <w:right w:w="72" w:type="dxa"/>
            </w:tcMar>
          </w:tcPr>
          <w:p w14:paraId="530844EA"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-0.664</w:t>
            </w:r>
          </w:p>
        </w:tc>
        <w:tc>
          <w:tcPr>
            <w:tcW w:w="810" w:type="dxa"/>
            <w:tcMar>
              <w:left w:w="72" w:type="dxa"/>
              <w:right w:w="72" w:type="dxa"/>
            </w:tcMar>
          </w:tcPr>
          <w:p w14:paraId="7F48AF1A"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-0.036</w:t>
            </w:r>
          </w:p>
        </w:tc>
      </w:tr>
      <w:tr w:rsidR="00EC1D55" w:rsidRPr="00D94D9E" w14:paraId="54C64325" w14:textId="77777777" w:rsidTr="001A2A4B">
        <w:tc>
          <w:tcPr>
            <w:tcW w:w="990" w:type="dxa"/>
            <w:vMerge w:val="restart"/>
            <w:tcMar>
              <w:left w:w="72" w:type="dxa"/>
              <w:right w:w="72" w:type="dxa"/>
            </w:tcMar>
          </w:tcPr>
          <w:p w14:paraId="1DB63C9B" w14:textId="77777777" w:rsidR="00EC1D55" w:rsidRDefault="00EC1D55" w:rsidP="003D3216">
            <w:pPr>
              <w:spacing w:line="480" w:lineRule="auto"/>
              <w:jc w:val="both"/>
              <w:rPr>
                <w:rFonts w:ascii="Times New Roman" w:hAnsi="Times New Roman" w:cs="Times New Roman"/>
                <w:color w:val="000000"/>
                <w:shd w:val="clear" w:color="auto" w:fill="FFFFFF"/>
              </w:rPr>
            </w:pPr>
            <w:proofErr w:type="spellStart"/>
            <w:r w:rsidRPr="00D94D9E">
              <w:rPr>
                <w:rFonts w:ascii="Times New Roman" w:hAnsi="Times New Roman" w:cs="Times New Roman"/>
                <w:color w:val="000000"/>
                <w:shd w:val="clear" w:color="auto" w:fill="FFFFFF"/>
              </w:rPr>
              <w:t>Unfl</w:t>
            </w:r>
            <w:proofErr w:type="spellEnd"/>
            <w:r>
              <w:rPr>
                <w:rFonts w:ascii="Times New Roman" w:hAnsi="Times New Roman" w:cs="Times New Roman"/>
                <w:color w:val="000000"/>
                <w:shd w:val="clear" w:color="auto" w:fill="FFFFFF"/>
              </w:rPr>
              <w:t>.</w:t>
            </w:r>
          </w:p>
          <w:p w14:paraId="733FB9B5"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Male</w:t>
            </w:r>
          </w:p>
        </w:tc>
        <w:tc>
          <w:tcPr>
            <w:tcW w:w="810" w:type="dxa"/>
            <w:vMerge w:val="restart"/>
            <w:tcMar>
              <w:left w:w="72" w:type="dxa"/>
              <w:right w:w="72" w:type="dxa"/>
            </w:tcMar>
          </w:tcPr>
          <w:p w14:paraId="6EC445D1"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w:t>
            </w:r>
          </w:p>
        </w:tc>
        <w:tc>
          <w:tcPr>
            <w:tcW w:w="990" w:type="dxa"/>
            <w:tcMar>
              <w:left w:w="72" w:type="dxa"/>
              <w:right w:w="72" w:type="dxa"/>
            </w:tcMar>
          </w:tcPr>
          <w:p w14:paraId="7AB766DF"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N-Y</w:t>
            </w:r>
          </w:p>
        </w:tc>
        <w:tc>
          <w:tcPr>
            <w:tcW w:w="900" w:type="dxa"/>
            <w:tcMar>
              <w:left w:w="72" w:type="dxa"/>
              <w:right w:w="72" w:type="dxa"/>
            </w:tcMar>
          </w:tcPr>
          <w:p w14:paraId="68F27444"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-0.060</w:t>
            </w:r>
          </w:p>
        </w:tc>
        <w:tc>
          <w:tcPr>
            <w:tcW w:w="810" w:type="dxa"/>
            <w:tcMar>
              <w:left w:w="72" w:type="dxa"/>
              <w:right w:w="72" w:type="dxa"/>
            </w:tcMar>
          </w:tcPr>
          <w:p w14:paraId="38634D43"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0.091</w:t>
            </w:r>
          </w:p>
        </w:tc>
        <w:tc>
          <w:tcPr>
            <w:tcW w:w="810" w:type="dxa"/>
            <w:tcMar>
              <w:left w:w="72" w:type="dxa"/>
              <w:right w:w="72" w:type="dxa"/>
            </w:tcMar>
          </w:tcPr>
          <w:p w14:paraId="5497E725"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-0.661</w:t>
            </w:r>
          </w:p>
        </w:tc>
        <w:tc>
          <w:tcPr>
            <w:tcW w:w="810" w:type="dxa"/>
            <w:tcMar>
              <w:left w:w="72" w:type="dxa"/>
              <w:right w:w="72" w:type="dxa"/>
            </w:tcMar>
          </w:tcPr>
          <w:p w14:paraId="628B4E2E"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1,521</w:t>
            </w:r>
          </w:p>
        </w:tc>
        <w:tc>
          <w:tcPr>
            <w:tcW w:w="810" w:type="dxa"/>
            <w:tcMar>
              <w:left w:w="72" w:type="dxa"/>
              <w:right w:w="72" w:type="dxa"/>
            </w:tcMar>
          </w:tcPr>
          <w:p w14:paraId="15432F74"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0.509</w:t>
            </w:r>
          </w:p>
        </w:tc>
        <w:tc>
          <w:tcPr>
            <w:tcW w:w="900" w:type="dxa"/>
            <w:tcMar>
              <w:left w:w="72" w:type="dxa"/>
              <w:right w:w="72" w:type="dxa"/>
            </w:tcMar>
          </w:tcPr>
          <w:p w14:paraId="4D802877"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-0.238</w:t>
            </w:r>
          </w:p>
        </w:tc>
        <w:tc>
          <w:tcPr>
            <w:tcW w:w="810" w:type="dxa"/>
            <w:tcMar>
              <w:left w:w="72" w:type="dxa"/>
              <w:right w:w="72" w:type="dxa"/>
            </w:tcMar>
          </w:tcPr>
          <w:p w14:paraId="489D4754"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0.118</w:t>
            </w:r>
          </w:p>
        </w:tc>
      </w:tr>
      <w:tr w:rsidR="00EC1D55" w:rsidRPr="00D94D9E" w14:paraId="541C817F" w14:textId="77777777" w:rsidTr="001A2A4B">
        <w:tc>
          <w:tcPr>
            <w:tcW w:w="990" w:type="dxa"/>
            <w:vMerge/>
            <w:tcMar>
              <w:left w:w="72" w:type="dxa"/>
              <w:right w:w="72" w:type="dxa"/>
            </w:tcMar>
          </w:tcPr>
          <w:p w14:paraId="550AD648"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tc>
        <w:tc>
          <w:tcPr>
            <w:tcW w:w="810" w:type="dxa"/>
            <w:vMerge/>
            <w:tcMar>
              <w:left w:w="72" w:type="dxa"/>
              <w:right w:w="72" w:type="dxa"/>
            </w:tcMar>
          </w:tcPr>
          <w:p w14:paraId="1BCB5AF4"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p>
        </w:tc>
        <w:tc>
          <w:tcPr>
            <w:tcW w:w="990" w:type="dxa"/>
            <w:tcMar>
              <w:left w:w="72" w:type="dxa"/>
              <w:right w:w="72" w:type="dxa"/>
            </w:tcMar>
          </w:tcPr>
          <w:p w14:paraId="636D1177"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Y-N</w:t>
            </w:r>
          </w:p>
        </w:tc>
        <w:tc>
          <w:tcPr>
            <w:tcW w:w="900" w:type="dxa"/>
            <w:tcMar>
              <w:left w:w="72" w:type="dxa"/>
              <w:right w:w="72" w:type="dxa"/>
            </w:tcMar>
          </w:tcPr>
          <w:p w14:paraId="6A43DF5D"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0.060</w:t>
            </w:r>
          </w:p>
        </w:tc>
        <w:tc>
          <w:tcPr>
            <w:tcW w:w="810" w:type="dxa"/>
            <w:tcMar>
              <w:left w:w="72" w:type="dxa"/>
              <w:right w:w="72" w:type="dxa"/>
            </w:tcMar>
          </w:tcPr>
          <w:p w14:paraId="48DCEA85"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0.091</w:t>
            </w:r>
          </w:p>
        </w:tc>
        <w:tc>
          <w:tcPr>
            <w:tcW w:w="810" w:type="dxa"/>
            <w:tcMar>
              <w:left w:w="72" w:type="dxa"/>
              <w:right w:w="72" w:type="dxa"/>
            </w:tcMar>
          </w:tcPr>
          <w:p w14:paraId="5E1DD432"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0.066</w:t>
            </w:r>
          </w:p>
        </w:tc>
        <w:tc>
          <w:tcPr>
            <w:tcW w:w="810" w:type="dxa"/>
            <w:tcMar>
              <w:left w:w="72" w:type="dxa"/>
              <w:right w:w="72" w:type="dxa"/>
            </w:tcMar>
          </w:tcPr>
          <w:p w14:paraId="396260E0"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1,521</w:t>
            </w:r>
          </w:p>
        </w:tc>
        <w:tc>
          <w:tcPr>
            <w:tcW w:w="810" w:type="dxa"/>
            <w:tcMar>
              <w:left w:w="72" w:type="dxa"/>
              <w:right w:w="72" w:type="dxa"/>
            </w:tcMar>
          </w:tcPr>
          <w:p w14:paraId="0E2B3BA2" w14:textId="77777777" w:rsidR="00EC1D55" w:rsidRPr="00F558E4" w:rsidRDefault="00EC1D55" w:rsidP="003D3216">
            <w:pPr>
              <w:spacing w:line="480" w:lineRule="auto"/>
              <w:jc w:val="center"/>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0.509</w:t>
            </w:r>
          </w:p>
        </w:tc>
        <w:tc>
          <w:tcPr>
            <w:tcW w:w="900" w:type="dxa"/>
            <w:tcMar>
              <w:left w:w="72" w:type="dxa"/>
              <w:right w:w="72" w:type="dxa"/>
            </w:tcMar>
          </w:tcPr>
          <w:p w14:paraId="2B9B698E"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-0.118</w:t>
            </w:r>
          </w:p>
        </w:tc>
        <w:tc>
          <w:tcPr>
            <w:tcW w:w="810" w:type="dxa"/>
            <w:tcMar>
              <w:left w:w="72" w:type="dxa"/>
              <w:right w:w="72" w:type="dxa"/>
            </w:tcMar>
          </w:tcPr>
          <w:p w14:paraId="042D2CCE" w14:textId="77777777" w:rsidR="00EC1D55" w:rsidRPr="00F558E4" w:rsidRDefault="00EC1D55" w:rsidP="003D3216">
            <w:pPr>
              <w:spacing w:line="480" w:lineRule="auto"/>
              <w:jc w:val="right"/>
              <w:rPr>
                <w:rFonts w:ascii="Times New Roman" w:hAnsi="Times New Roman" w:cs="Times New Roman"/>
                <w:color w:val="000000"/>
                <w:shd w:val="clear" w:color="auto" w:fill="FFFFFF"/>
              </w:rPr>
            </w:pPr>
            <w:r w:rsidRPr="00F558E4">
              <w:rPr>
                <w:rFonts w:ascii="Times New Roman" w:hAnsi="Times New Roman" w:cs="Times New Roman"/>
                <w:color w:val="000000"/>
                <w:shd w:val="clear" w:color="auto" w:fill="FFFFFF"/>
              </w:rPr>
              <w:t>0.238</w:t>
            </w:r>
          </w:p>
        </w:tc>
      </w:tr>
    </w:tbl>
    <w:p w14:paraId="64A0DAD9"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p w14:paraId="21E0F07E" w14:textId="372C6539" w:rsidR="00EC1D55" w:rsidRDefault="00EC1D55" w:rsidP="003D3216">
      <w:pPr>
        <w:spacing w:line="480" w:lineRule="auto"/>
      </w:pPr>
      <w:commentRangeStart w:id="150"/>
      <w:r w:rsidRPr="00D94D9E">
        <w:rPr>
          <w:rFonts w:ascii="Times New Roman" w:hAnsi="Times New Roman" w:cs="Times New Roman"/>
          <w:noProof/>
        </w:rPr>
        <w:drawing>
          <wp:inline distT="0" distB="0" distL="0" distR="0" wp14:anchorId="381AE9FB" wp14:editId="41AE9663">
            <wp:extent cx="4960464" cy="224439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2770" cy="2245441"/>
                    </a:xfrm>
                    <a:prstGeom prst="rect">
                      <a:avLst/>
                    </a:prstGeom>
                  </pic:spPr>
                </pic:pic>
              </a:graphicData>
            </a:graphic>
          </wp:inline>
        </w:drawing>
      </w:r>
      <w:commentRangeEnd w:id="150"/>
      <w:r w:rsidR="00680642">
        <w:rPr>
          <w:rStyle w:val="CommentReference"/>
          <w:rFonts w:eastAsiaTheme="minorHAnsi"/>
        </w:rPr>
        <w:commentReference w:id="150"/>
      </w:r>
      <w:r w:rsidRPr="00173079">
        <w:t xml:space="preserve"> </w:t>
      </w:r>
    </w:p>
    <w:p w14:paraId="3D33FE18" w14:textId="02FF4CC0" w:rsidR="00027DFE" w:rsidRDefault="00027DFE" w:rsidP="003D3216">
      <w:pPr>
        <w:spacing w:line="480" w:lineRule="auto"/>
      </w:pPr>
    </w:p>
    <w:p w14:paraId="63AD5191" w14:textId="173010A8" w:rsidR="00027DFE" w:rsidRDefault="00027DFE" w:rsidP="003D3216">
      <w:pPr>
        <w:spacing w:line="480" w:lineRule="auto"/>
      </w:pPr>
      <w:r w:rsidRPr="00173079">
        <w:rPr>
          <w:rFonts w:ascii="Times New Roman" w:hAnsi="Times New Roman" w:cs="Times New Roman"/>
          <w:b/>
          <w:noProof/>
          <w:color w:val="000000"/>
          <w:shd w:val="clear" w:color="auto" w:fill="FFFFFF"/>
        </w:rPr>
        <mc:AlternateContent>
          <mc:Choice Requires="wps">
            <w:drawing>
              <wp:anchor distT="45720" distB="45720" distL="114300" distR="114300" simplePos="0" relativeHeight="251657216" behindDoc="0" locked="0" layoutInCell="1" allowOverlap="1" wp14:anchorId="7286E9E6" wp14:editId="61CC2AA8">
                <wp:simplePos x="0" y="0"/>
                <wp:positionH relativeFrom="margin">
                  <wp:align>left</wp:align>
                </wp:positionH>
                <wp:positionV relativeFrom="paragraph">
                  <wp:posOffset>48895</wp:posOffset>
                </wp:positionV>
                <wp:extent cx="5076190" cy="1502410"/>
                <wp:effectExtent l="0" t="0" r="0" b="25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190" cy="1502410"/>
                        </a:xfrm>
                        <a:prstGeom prst="rect">
                          <a:avLst/>
                        </a:prstGeom>
                        <a:solidFill>
                          <a:srgbClr val="FFFFFF"/>
                        </a:solidFill>
                        <a:ln w="9525">
                          <a:noFill/>
                          <a:miter lim="800000"/>
                          <a:headEnd/>
                          <a:tailEnd/>
                        </a:ln>
                      </wps:spPr>
                      <wps:txbx>
                        <w:txbxContent>
                          <w:p w14:paraId="031CF7DF" w14:textId="231B4EF6" w:rsidR="00F60DD3" w:rsidRDefault="00F60DD3" w:rsidP="00027DFE">
                            <w:r>
                              <w:rPr>
                                <w:rFonts w:ascii="Times New Roman" w:hAnsi="Times New Roman" w:cs="Times New Roman"/>
                                <w:b/>
                                <w:color w:val="000000"/>
                                <w:shd w:val="clear" w:color="auto" w:fill="FFFFFF"/>
                              </w:rPr>
                              <w:t>Figure 7</w:t>
                            </w:r>
                            <w:r w:rsidRPr="00E9125E">
                              <w:rPr>
                                <w:rFonts w:ascii="Times New Roman" w:hAnsi="Times New Roman" w:cs="Times New Roman"/>
                                <w:b/>
                                <w:color w:val="000000"/>
                                <w:shd w:val="clear" w:color="auto" w:fill="FFFFFF"/>
                              </w:rPr>
                              <w:t>. The effect on SDB rate of the three-way interaction among the age-sex class of the focal, whether or not the focal is social, and the presence or absence of an adult female social partner. The significant decrease in rate of SDB (p=0.004) for flanged male focals when they are social with adult females is indicated by the purple dotted lines and arrow. The increase in rate of SDB for adolescent female focals when they are social with adult females is also indicated by purple dotted lines and an up arrow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286E9E6" id="_x0000_s1027" type="#_x0000_t202" style="position:absolute;margin-left:0;margin-top:3.85pt;width:399.7pt;height:118.3pt;z-index:251657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" stroked="f">
                <v:textbox style="mso-fit-shape-to-text:t">
                  <w:txbxContent>
                    <w:p w14:paraId="031CF7DF" w14:textId="231B4EF6" w:rsidR="00F60DD3" w:rsidRDefault="00F60DD3" w:rsidP="00027DFE">
                      <w:r>
                        <w:rPr>
                          <w:rFonts w:ascii="Times New Roman" w:hAnsi="Times New Roman" w:cs="Times New Roman"/>
                          <w:b/>
                          <w:color w:val="000000"/>
                          <w:shd w:val="clear" w:color="auto" w:fill="FFFFFF"/>
                        </w:rPr>
                        <w:t>Figure 7</w:t>
                      </w:r>
                      <w:r w:rsidRPr="00E9125E">
                        <w:rPr>
                          <w:rFonts w:ascii="Times New Roman" w:hAnsi="Times New Roman" w:cs="Times New Roman"/>
                          <w:b/>
                          <w:color w:val="000000"/>
                          <w:shd w:val="clear" w:color="auto" w:fill="FFFFFF"/>
                        </w:rPr>
                        <w:t>. The effect on SDB rate of the three-way interaction among the age-sex class of the focal, whether or not the focal is social, and the presence or absence of an adult female social partner. The significant decrease in rate of SDB (p=0.004) for flanged male focals when they are social with adult females is indicated by the purple dotted lines and arrow. The increase in rate of SDB for adolescent female focals when they are social with adult females is also indicated by purple dotted lines and an up arrow</w:t>
                      </w:r>
                    </w:p>
                  </w:txbxContent>
                </v:textbox>
                <w10:wrap type="square" anchorx="margin"/>
              </v:shape>
            </w:pict>
          </mc:Fallback>
        </mc:AlternateContent>
      </w:r>
    </w:p>
    <w:p w14:paraId="4D76D1E9"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p w14:paraId="4BC451A9" w14:textId="77777777" w:rsidR="00027DFE" w:rsidRDefault="00027DFE" w:rsidP="00A346FD">
      <w:pPr>
        <w:spacing w:line="480" w:lineRule="auto"/>
        <w:ind w:firstLine="720"/>
        <w:rPr>
          <w:rFonts w:ascii="Times New Roman" w:hAnsi="Times New Roman" w:cs="Times New Roman"/>
          <w:color w:val="000000"/>
          <w:shd w:val="clear" w:color="auto" w:fill="FFFFFF"/>
        </w:rPr>
      </w:pPr>
    </w:p>
    <w:p w14:paraId="625FC410" w14:textId="6964B6D6" w:rsidR="00EC1D55" w:rsidRPr="00D94D9E" w:rsidRDefault="00EC1D55" w:rsidP="00B12A96">
      <w:pPr>
        <w:spacing w:line="480" w:lineRule="auto"/>
        <w:ind w:firstLine="720"/>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lastRenderedPageBreak/>
        <w:t xml:space="preserve">For the model looking at the effect of the presence or absence of a flanged male social partner, the presence of a flanged male social partner has a significant effect on </w:t>
      </w:r>
      <w:r>
        <w:rPr>
          <w:rFonts w:ascii="Times New Roman" w:hAnsi="Times New Roman" w:cs="Times New Roman"/>
          <w:color w:val="000000"/>
          <w:shd w:val="clear" w:color="auto" w:fill="FFFFFF"/>
        </w:rPr>
        <w:t>rate of self-directed behavior (</w:t>
      </w:r>
      <w:r w:rsidRPr="00270E54">
        <w:rPr>
          <w:rFonts w:ascii="Times New Roman" w:hAnsi="Times New Roman" w:cs="Times New Roman"/>
          <w:color w:val="222222"/>
          <w:shd w:val="clear" w:color="auto" w:fill="FFFFFF"/>
        </w:rPr>
        <w:t>β</w:t>
      </w:r>
      <w:r>
        <w:rPr>
          <w:rFonts w:ascii="Times New Roman" w:hAnsi="Times New Roman" w:cs="Times New Roman"/>
          <w:color w:val="000000"/>
          <w:shd w:val="clear" w:color="auto" w:fill="FFFFFF"/>
        </w:rPr>
        <w:t xml:space="preserve">= 0.084, </w:t>
      </w:r>
      <w:r w:rsidRPr="00D94D9E">
        <w:rPr>
          <w:rFonts w:ascii="Times New Roman" w:hAnsi="Times New Roman" w:cs="Times New Roman"/>
          <w:color w:val="000000"/>
          <w:shd w:val="clear" w:color="auto" w:fill="FFFFFF"/>
        </w:rPr>
        <w:t>F=10.389, p=0.001</w:t>
      </w:r>
      <w:r w:rsidR="007F13B6">
        <w:rPr>
          <w:rFonts w:ascii="Times New Roman" w:hAnsi="Times New Roman" w:cs="Times New Roman"/>
          <w:color w:val="000000"/>
          <w:shd w:val="clear" w:color="auto" w:fill="FFFFFF"/>
        </w:rPr>
        <w:t>)</w:t>
      </w:r>
      <w:r w:rsidRPr="00D94D9E">
        <w:rPr>
          <w:rFonts w:ascii="Times New Roman" w:hAnsi="Times New Roman" w:cs="Times New Roman"/>
          <w:color w:val="000000"/>
          <w:shd w:val="clear" w:color="auto" w:fill="FFFFFF"/>
        </w:rPr>
        <w:t xml:space="preserve"> </w:t>
      </w:r>
      <w:r w:rsidR="007F13B6">
        <w:rPr>
          <w:rFonts w:ascii="Times New Roman" w:hAnsi="Times New Roman" w:cs="Times New Roman"/>
          <w:color w:val="000000"/>
          <w:shd w:val="clear" w:color="auto" w:fill="FFFFFF"/>
        </w:rPr>
        <w:t>(</w:t>
      </w:r>
      <w:r w:rsidRPr="00D94D9E">
        <w:rPr>
          <w:rFonts w:ascii="Times New Roman" w:hAnsi="Times New Roman" w:cs="Times New Roman"/>
          <w:color w:val="000000"/>
          <w:shd w:val="clear" w:color="auto" w:fill="FFFFFF"/>
        </w:rPr>
        <w:t>Ta</w:t>
      </w:r>
      <w:r w:rsidR="001A2A4B">
        <w:rPr>
          <w:rFonts w:ascii="Times New Roman" w:hAnsi="Times New Roman" w:cs="Times New Roman"/>
          <w:color w:val="000000"/>
          <w:shd w:val="clear" w:color="auto" w:fill="FFFFFF"/>
        </w:rPr>
        <w:t xml:space="preserve">ble </w:t>
      </w:r>
      <w:r w:rsidR="007F13B6">
        <w:rPr>
          <w:rFonts w:ascii="Times New Roman" w:hAnsi="Times New Roman" w:cs="Times New Roman"/>
          <w:color w:val="000000"/>
          <w:shd w:val="clear" w:color="auto" w:fill="FFFFFF"/>
        </w:rPr>
        <w:t>7</w:t>
      </w:r>
      <w:r w:rsidRPr="00D94D9E">
        <w:rPr>
          <w:rFonts w:ascii="Times New Roman" w:hAnsi="Times New Roman" w:cs="Times New Roman"/>
          <w:color w:val="000000"/>
          <w:shd w:val="clear" w:color="auto" w:fill="FFFFFF"/>
        </w:rPr>
        <w:t>), elevating the rate of self-directed behavior for adolescent females significantly from a mean of 1.3</w:t>
      </w:r>
      <w:r w:rsidR="000A3716">
        <w:rPr>
          <w:rFonts w:ascii="Times New Roman" w:hAnsi="Times New Roman" w:cs="Times New Roman"/>
          <w:color w:val="000000"/>
          <w:shd w:val="clear" w:color="auto" w:fill="FFFFFF"/>
        </w:rPr>
        <w:t>2±0.39</w:t>
      </w:r>
      <w:r w:rsidRPr="00D94D9E">
        <w:rPr>
          <w:rFonts w:ascii="Times New Roman" w:hAnsi="Times New Roman" w:cs="Times New Roman"/>
          <w:color w:val="000000"/>
          <w:shd w:val="clear" w:color="auto" w:fill="FFFFFF"/>
        </w:rPr>
        <w:t xml:space="preserve"> scratches per 10 minutes when they socialize with adult females, unflanged males, or o</w:t>
      </w:r>
      <w:r w:rsidR="000A3716">
        <w:rPr>
          <w:rFonts w:ascii="Times New Roman" w:hAnsi="Times New Roman" w:cs="Times New Roman"/>
          <w:color w:val="000000"/>
          <w:shd w:val="clear" w:color="auto" w:fill="FFFFFF"/>
        </w:rPr>
        <w:t>ther adolescent females to 2.21±0.69</w:t>
      </w:r>
      <w:r w:rsidRPr="00D94D9E">
        <w:rPr>
          <w:rFonts w:ascii="Times New Roman" w:hAnsi="Times New Roman" w:cs="Times New Roman"/>
          <w:color w:val="000000"/>
          <w:shd w:val="clear" w:color="auto" w:fill="FFFFFF"/>
        </w:rPr>
        <w:t xml:space="preserve"> when they socialize with</w:t>
      </w:r>
      <w:r>
        <w:rPr>
          <w:rFonts w:ascii="Times New Roman" w:hAnsi="Times New Roman" w:cs="Times New Roman"/>
          <w:color w:val="000000"/>
          <w:shd w:val="clear" w:color="auto" w:fill="FFFFFF"/>
        </w:rPr>
        <w:t xml:space="preserve"> flange</w:t>
      </w:r>
      <w:r w:rsidR="007F13B6">
        <w:rPr>
          <w:rFonts w:ascii="Times New Roman" w:hAnsi="Times New Roman" w:cs="Times New Roman"/>
          <w:color w:val="000000"/>
          <w:shd w:val="clear" w:color="auto" w:fill="FFFFFF"/>
        </w:rPr>
        <w:t>d males (p=0.019)</w:t>
      </w:r>
      <w:r w:rsidR="001A2A4B">
        <w:rPr>
          <w:rFonts w:ascii="Times New Roman" w:hAnsi="Times New Roman" w:cs="Times New Roman"/>
          <w:color w:val="000000"/>
          <w:shd w:val="clear" w:color="auto" w:fill="FFFFFF"/>
        </w:rPr>
        <w:t xml:space="preserve"> </w:t>
      </w:r>
      <w:r w:rsidR="007F13B6">
        <w:rPr>
          <w:rFonts w:ascii="Times New Roman" w:hAnsi="Times New Roman" w:cs="Times New Roman"/>
          <w:color w:val="000000"/>
          <w:shd w:val="clear" w:color="auto" w:fill="FFFFFF"/>
        </w:rPr>
        <w:t>(</w:t>
      </w:r>
      <w:r w:rsidR="001A2A4B">
        <w:rPr>
          <w:rFonts w:ascii="Times New Roman" w:hAnsi="Times New Roman" w:cs="Times New Roman"/>
          <w:color w:val="000000"/>
          <w:shd w:val="clear" w:color="auto" w:fill="FFFFFF"/>
        </w:rPr>
        <w:t xml:space="preserve">Table </w:t>
      </w:r>
      <w:r w:rsidR="007F13B6">
        <w:rPr>
          <w:rFonts w:ascii="Times New Roman" w:hAnsi="Times New Roman" w:cs="Times New Roman"/>
          <w:color w:val="000000"/>
          <w:shd w:val="clear" w:color="auto" w:fill="FFFFFF"/>
        </w:rPr>
        <w:t>8</w:t>
      </w:r>
      <w:r>
        <w:rPr>
          <w:rFonts w:ascii="Times New Roman" w:hAnsi="Times New Roman" w:cs="Times New Roman"/>
          <w:color w:val="000000"/>
          <w:shd w:val="clear" w:color="auto" w:fill="FFFFFF"/>
        </w:rPr>
        <w:t xml:space="preserve">, Figure </w:t>
      </w:r>
      <w:r w:rsidR="007F13B6">
        <w:rPr>
          <w:rFonts w:ascii="Times New Roman" w:hAnsi="Times New Roman" w:cs="Times New Roman"/>
          <w:color w:val="000000"/>
          <w:shd w:val="clear" w:color="auto" w:fill="FFFFFF"/>
        </w:rPr>
        <w:t>8</w:t>
      </w:r>
      <w:r w:rsidRPr="00D94D9E">
        <w:rPr>
          <w:rFonts w:ascii="Times New Roman" w:hAnsi="Times New Roman" w:cs="Times New Roman"/>
          <w:color w:val="000000"/>
          <w:shd w:val="clear" w:color="auto" w:fill="FFFFFF"/>
        </w:rPr>
        <w:t xml:space="preserve">). A flanged male social partner had no significant effect on </w:t>
      </w:r>
      <w:r>
        <w:rPr>
          <w:rFonts w:ascii="Times New Roman" w:hAnsi="Times New Roman" w:cs="Times New Roman"/>
          <w:color w:val="000000"/>
          <w:shd w:val="clear" w:color="auto" w:fill="FFFFFF"/>
        </w:rPr>
        <w:t xml:space="preserve">the </w:t>
      </w:r>
      <w:r w:rsidRPr="00D94D9E">
        <w:rPr>
          <w:rFonts w:ascii="Times New Roman" w:hAnsi="Times New Roman" w:cs="Times New Roman"/>
          <w:color w:val="000000"/>
          <w:shd w:val="clear" w:color="auto" w:fill="FFFFFF"/>
        </w:rPr>
        <w:t>adult female rate of</w:t>
      </w:r>
      <w:r>
        <w:rPr>
          <w:rFonts w:ascii="Times New Roman" w:hAnsi="Times New Roman" w:cs="Times New Roman"/>
          <w:color w:val="000000"/>
          <w:shd w:val="clear" w:color="auto" w:fill="FFFFFF"/>
        </w:rPr>
        <w:t xml:space="preserve"> </w:t>
      </w:r>
      <w:r w:rsidR="001A2A4B">
        <w:rPr>
          <w:rFonts w:ascii="Times New Roman" w:hAnsi="Times New Roman" w:cs="Times New Roman"/>
          <w:color w:val="000000"/>
          <w:shd w:val="clear" w:color="auto" w:fill="FFFFFF"/>
        </w:rPr>
        <w:t xml:space="preserve">self-directed behavior (Table </w:t>
      </w:r>
      <w:r w:rsidR="003950DF">
        <w:rPr>
          <w:rFonts w:ascii="Times New Roman" w:hAnsi="Times New Roman" w:cs="Times New Roman"/>
          <w:color w:val="000000"/>
          <w:shd w:val="clear" w:color="auto" w:fill="FFFFFF"/>
        </w:rPr>
        <w:t>8</w:t>
      </w:r>
      <w:r w:rsidRPr="00D94D9E">
        <w:rPr>
          <w:rFonts w:ascii="Times New Roman" w:hAnsi="Times New Roman" w:cs="Times New Roman"/>
          <w:color w:val="000000"/>
          <w:shd w:val="clear" w:color="auto" w:fill="FFFFFF"/>
        </w:rPr>
        <w:t xml:space="preserve">), and, due to the rarity of social events between adult males, there were no data for flanged or unflanged male </w:t>
      </w:r>
      <w:proofErr w:type="spellStart"/>
      <w:r w:rsidRPr="00D94D9E">
        <w:rPr>
          <w:rFonts w:ascii="Times New Roman" w:hAnsi="Times New Roman" w:cs="Times New Roman"/>
          <w:color w:val="000000"/>
          <w:shd w:val="clear" w:color="auto" w:fill="FFFFFF"/>
        </w:rPr>
        <w:t>focals</w:t>
      </w:r>
      <w:proofErr w:type="spellEnd"/>
      <w:r w:rsidRPr="00D94D9E">
        <w:rPr>
          <w:rFonts w:ascii="Times New Roman" w:hAnsi="Times New Roman" w:cs="Times New Roman"/>
          <w:color w:val="000000"/>
          <w:shd w:val="clear" w:color="auto" w:fill="FFFFFF"/>
        </w:rPr>
        <w:t xml:space="preserve"> for this social condition.</w:t>
      </w:r>
    </w:p>
    <w:p w14:paraId="0EF193A6"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p w14:paraId="64BA081E" w14:textId="6616DEAD" w:rsidR="00EC1D55" w:rsidRPr="00E9125E" w:rsidRDefault="001A2A4B" w:rsidP="003D3216">
      <w:pPr>
        <w:spacing w:line="480" w:lineRule="auto"/>
        <w:jc w:val="both"/>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Table </w:t>
      </w:r>
      <w:commentRangeStart w:id="151"/>
      <w:r w:rsidR="00F354DC">
        <w:rPr>
          <w:rFonts w:ascii="Times New Roman" w:hAnsi="Times New Roman" w:cs="Times New Roman"/>
          <w:b/>
          <w:color w:val="000000"/>
          <w:shd w:val="clear" w:color="auto" w:fill="FFFFFF"/>
        </w:rPr>
        <w:t>7</w:t>
      </w:r>
      <w:commentRangeEnd w:id="151"/>
      <w:r w:rsidR="00DE00DA">
        <w:rPr>
          <w:rStyle w:val="CommentReference"/>
          <w:rFonts w:eastAsiaTheme="minorHAnsi"/>
        </w:rPr>
        <w:commentReference w:id="151"/>
      </w:r>
      <w:r w:rsidR="00EC1D55" w:rsidRPr="00E9125E">
        <w:rPr>
          <w:rFonts w:ascii="Times New Roman" w:hAnsi="Times New Roman" w:cs="Times New Roman"/>
          <w:b/>
          <w:color w:val="000000"/>
          <w:shd w:val="clear" w:color="auto" w:fill="FFFFFF"/>
        </w:rPr>
        <w:t>. Results of a GLMM predicting rate of SDB based on the effect of focal age-sex, social state (social or solitary), interaction between them, the presence or absence of a flanged male social partner, and the three-way interaction between the age-sex of the focal*social state*presence or absence of a flanged male social partner. Significant effects are in bold.</w:t>
      </w:r>
    </w:p>
    <w:tbl>
      <w:tblPr>
        <w:tblW w:w="0" w:type="auto"/>
        <w:tblInd w:w="198" w:type="dxa"/>
        <w:tblLook w:val="04A0" w:firstRow="1" w:lastRow="0" w:firstColumn="1" w:lastColumn="0" w:noHBand="0" w:noVBand="1"/>
      </w:tblPr>
      <w:tblGrid>
        <w:gridCol w:w="5289"/>
        <w:gridCol w:w="898"/>
        <w:gridCol w:w="540"/>
        <w:gridCol w:w="968"/>
        <w:gridCol w:w="855"/>
      </w:tblGrid>
      <w:tr w:rsidR="00EC1D55" w:rsidRPr="00D94D9E" w14:paraId="5C178124" w14:textId="77777777" w:rsidTr="001A2A4B">
        <w:tc>
          <w:tcPr>
            <w:tcW w:w="5289" w:type="dxa"/>
          </w:tcPr>
          <w:p w14:paraId="4FD6454F"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tc>
        <w:tc>
          <w:tcPr>
            <w:tcW w:w="898" w:type="dxa"/>
          </w:tcPr>
          <w:p w14:paraId="6A2DBC71"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F</w:t>
            </w:r>
          </w:p>
        </w:tc>
        <w:tc>
          <w:tcPr>
            <w:tcW w:w="540" w:type="dxa"/>
          </w:tcPr>
          <w:p w14:paraId="77A32599" w14:textId="77777777" w:rsidR="00EC1D55" w:rsidRPr="00D94D9E" w:rsidRDefault="00EC1D55" w:rsidP="003D3216">
            <w:pPr>
              <w:spacing w:line="480" w:lineRule="auto"/>
              <w:jc w:val="center"/>
              <w:rPr>
                <w:rFonts w:ascii="Times New Roman" w:hAnsi="Times New Roman" w:cs="Times New Roman"/>
                <w:b/>
                <w:i/>
                <w:color w:val="000000"/>
                <w:shd w:val="clear" w:color="auto" w:fill="FFFFFF"/>
              </w:rPr>
            </w:pPr>
            <w:r w:rsidRPr="00D94D9E">
              <w:rPr>
                <w:rFonts w:ascii="Times New Roman" w:hAnsi="Times New Roman" w:cs="Times New Roman"/>
                <w:b/>
                <w:i/>
                <w:color w:val="000000"/>
                <w:shd w:val="clear" w:color="auto" w:fill="FFFFFF"/>
              </w:rPr>
              <w:t>df1</w:t>
            </w:r>
          </w:p>
        </w:tc>
        <w:tc>
          <w:tcPr>
            <w:tcW w:w="968" w:type="dxa"/>
          </w:tcPr>
          <w:p w14:paraId="48E643A9" w14:textId="77777777" w:rsidR="00EC1D55" w:rsidRPr="00D94D9E" w:rsidRDefault="00EC1D55" w:rsidP="003D3216">
            <w:pPr>
              <w:spacing w:line="480" w:lineRule="auto"/>
              <w:jc w:val="center"/>
              <w:rPr>
                <w:rFonts w:ascii="Times New Roman" w:hAnsi="Times New Roman" w:cs="Times New Roman"/>
                <w:b/>
                <w:i/>
                <w:color w:val="000000"/>
                <w:shd w:val="clear" w:color="auto" w:fill="FFFFFF"/>
              </w:rPr>
            </w:pPr>
            <w:r w:rsidRPr="00D94D9E">
              <w:rPr>
                <w:rFonts w:ascii="Times New Roman" w:hAnsi="Times New Roman" w:cs="Times New Roman"/>
                <w:b/>
                <w:i/>
                <w:color w:val="000000"/>
                <w:shd w:val="clear" w:color="auto" w:fill="FFFFFF"/>
              </w:rPr>
              <w:t>df2</w:t>
            </w:r>
          </w:p>
        </w:tc>
        <w:tc>
          <w:tcPr>
            <w:tcW w:w="855" w:type="dxa"/>
          </w:tcPr>
          <w:p w14:paraId="44BE8595"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P</w:t>
            </w:r>
          </w:p>
        </w:tc>
      </w:tr>
      <w:tr w:rsidR="00EC1D55" w:rsidRPr="00D94D9E" w14:paraId="4979B2F1" w14:textId="77777777" w:rsidTr="001A2A4B">
        <w:tc>
          <w:tcPr>
            <w:tcW w:w="5289" w:type="dxa"/>
          </w:tcPr>
          <w:p w14:paraId="0CC21E05"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Corrected Model</w:t>
            </w:r>
          </w:p>
        </w:tc>
        <w:tc>
          <w:tcPr>
            <w:tcW w:w="898" w:type="dxa"/>
          </w:tcPr>
          <w:p w14:paraId="0E06546D"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7.512</w:t>
            </w:r>
          </w:p>
        </w:tc>
        <w:tc>
          <w:tcPr>
            <w:tcW w:w="540" w:type="dxa"/>
          </w:tcPr>
          <w:p w14:paraId="23E18C53"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9</w:t>
            </w:r>
          </w:p>
        </w:tc>
        <w:tc>
          <w:tcPr>
            <w:tcW w:w="968" w:type="dxa"/>
          </w:tcPr>
          <w:p w14:paraId="1ED124DF"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1,523</w:t>
            </w:r>
          </w:p>
        </w:tc>
        <w:tc>
          <w:tcPr>
            <w:tcW w:w="855" w:type="dxa"/>
          </w:tcPr>
          <w:p w14:paraId="588034E2"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0.000</w:t>
            </w:r>
          </w:p>
        </w:tc>
      </w:tr>
      <w:tr w:rsidR="00EC1D55" w:rsidRPr="00D94D9E" w14:paraId="517E8233" w14:textId="77777777" w:rsidTr="001A2A4B">
        <w:tc>
          <w:tcPr>
            <w:tcW w:w="5289" w:type="dxa"/>
          </w:tcPr>
          <w:p w14:paraId="5CD2B685" w14:textId="77777777" w:rsidR="00EC1D55" w:rsidRPr="00C72131" w:rsidRDefault="00EC1D55" w:rsidP="003D3216">
            <w:pPr>
              <w:spacing w:line="480" w:lineRule="auto"/>
              <w:jc w:val="both"/>
              <w:rPr>
                <w:rFonts w:ascii="Times New Roman" w:hAnsi="Times New Roman" w:cs="Times New Roman"/>
                <w:b/>
                <w:color w:val="000000"/>
                <w:shd w:val="clear" w:color="auto" w:fill="FFFFFF"/>
              </w:rPr>
            </w:pPr>
            <w:r w:rsidRPr="00C72131">
              <w:rPr>
                <w:rFonts w:ascii="Times New Roman" w:hAnsi="Times New Roman" w:cs="Times New Roman"/>
                <w:b/>
                <w:color w:val="000000"/>
                <w:shd w:val="clear" w:color="auto" w:fill="FFFFFF"/>
              </w:rPr>
              <w:t>Focal age-sex</w:t>
            </w:r>
          </w:p>
        </w:tc>
        <w:tc>
          <w:tcPr>
            <w:tcW w:w="898" w:type="dxa"/>
          </w:tcPr>
          <w:p w14:paraId="1AB0E688"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3.785</w:t>
            </w:r>
          </w:p>
        </w:tc>
        <w:tc>
          <w:tcPr>
            <w:tcW w:w="540" w:type="dxa"/>
          </w:tcPr>
          <w:p w14:paraId="0F88BD8F"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w:t>
            </w:r>
          </w:p>
        </w:tc>
        <w:tc>
          <w:tcPr>
            <w:tcW w:w="968" w:type="dxa"/>
          </w:tcPr>
          <w:p w14:paraId="0BDCDBBD"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1,523</w:t>
            </w:r>
          </w:p>
        </w:tc>
        <w:tc>
          <w:tcPr>
            <w:tcW w:w="855" w:type="dxa"/>
          </w:tcPr>
          <w:p w14:paraId="32E68B65"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0.010</w:t>
            </w:r>
          </w:p>
        </w:tc>
      </w:tr>
      <w:tr w:rsidR="00EC1D55" w:rsidRPr="00D94D9E" w14:paraId="440306AE" w14:textId="77777777" w:rsidTr="001A2A4B">
        <w:tc>
          <w:tcPr>
            <w:tcW w:w="5289" w:type="dxa"/>
          </w:tcPr>
          <w:p w14:paraId="7D55B691"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Social Y or N</w:t>
            </w:r>
          </w:p>
        </w:tc>
        <w:tc>
          <w:tcPr>
            <w:tcW w:w="898" w:type="dxa"/>
          </w:tcPr>
          <w:p w14:paraId="5C49C2EC"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1.801</w:t>
            </w:r>
          </w:p>
        </w:tc>
        <w:tc>
          <w:tcPr>
            <w:tcW w:w="540" w:type="dxa"/>
          </w:tcPr>
          <w:p w14:paraId="14C7C775"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11</w:t>
            </w:r>
          </w:p>
        </w:tc>
        <w:tc>
          <w:tcPr>
            <w:tcW w:w="968" w:type="dxa"/>
          </w:tcPr>
          <w:p w14:paraId="4F3B804F"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1,523</w:t>
            </w:r>
          </w:p>
        </w:tc>
        <w:tc>
          <w:tcPr>
            <w:tcW w:w="855" w:type="dxa"/>
          </w:tcPr>
          <w:p w14:paraId="38B6485E"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0.180</w:t>
            </w:r>
          </w:p>
        </w:tc>
      </w:tr>
      <w:tr w:rsidR="00EC1D55" w:rsidRPr="00D94D9E" w14:paraId="56558C46" w14:textId="77777777" w:rsidTr="001A2A4B">
        <w:tc>
          <w:tcPr>
            <w:tcW w:w="5289" w:type="dxa"/>
          </w:tcPr>
          <w:p w14:paraId="43241475"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Focal age-sex*Social Y or N</w:t>
            </w:r>
          </w:p>
        </w:tc>
        <w:tc>
          <w:tcPr>
            <w:tcW w:w="898" w:type="dxa"/>
          </w:tcPr>
          <w:p w14:paraId="5A319EC6"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1.984</w:t>
            </w:r>
          </w:p>
        </w:tc>
        <w:tc>
          <w:tcPr>
            <w:tcW w:w="540" w:type="dxa"/>
          </w:tcPr>
          <w:p w14:paraId="3CA4FCB4"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w:t>
            </w:r>
          </w:p>
        </w:tc>
        <w:tc>
          <w:tcPr>
            <w:tcW w:w="968" w:type="dxa"/>
          </w:tcPr>
          <w:p w14:paraId="207F5903"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1,523</w:t>
            </w:r>
          </w:p>
        </w:tc>
        <w:tc>
          <w:tcPr>
            <w:tcW w:w="855" w:type="dxa"/>
          </w:tcPr>
          <w:p w14:paraId="508696D7"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0.114</w:t>
            </w:r>
          </w:p>
        </w:tc>
      </w:tr>
      <w:tr w:rsidR="00EC1D55" w:rsidRPr="00D94D9E" w14:paraId="30E3EF63" w14:textId="77777777" w:rsidTr="001A2A4B">
        <w:tc>
          <w:tcPr>
            <w:tcW w:w="5289" w:type="dxa"/>
          </w:tcPr>
          <w:p w14:paraId="2AF32EED" w14:textId="77777777" w:rsidR="00EC1D55" w:rsidRPr="00C72131" w:rsidRDefault="00EC1D55" w:rsidP="003D3216">
            <w:pPr>
              <w:spacing w:line="480" w:lineRule="auto"/>
              <w:jc w:val="both"/>
              <w:rPr>
                <w:rFonts w:ascii="Times New Roman" w:hAnsi="Times New Roman" w:cs="Times New Roman"/>
                <w:b/>
                <w:color w:val="000000"/>
                <w:shd w:val="clear" w:color="auto" w:fill="FFFFFF"/>
              </w:rPr>
            </w:pPr>
            <w:r w:rsidRPr="00C72131">
              <w:rPr>
                <w:rFonts w:ascii="Times New Roman" w:hAnsi="Times New Roman" w:cs="Times New Roman"/>
                <w:b/>
                <w:color w:val="000000"/>
                <w:shd w:val="clear" w:color="auto" w:fill="FFFFFF"/>
              </w:rPr>
              <w:t>Flanged Male Present Y or N</w:t>
            </w:r>
          </w:p>
        </w:tc>
        <w:tc>
          <w:tcPr>
            <w:tcW w:w="898" w:type="dxa"/>
          </w:tcPr>
          <w:p w14:paraId="4E5BF73D"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10.389</w:t>
            </w:r>
          </w:p>
        </w:tc>
        <w:tc>
          <w:tcPr>
            <w:tcW w:w="540" w:type="dxa"/>
          </w:tcPr>
          <w:p w14:paraId="3928C164"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w:t>
            </w:r>
          </w:p>
        </w:tc>
        <w:tc>
          <w:tcPr>
            <w:tcW w:w="968" w:type="dxa"/>
          </w:tcPr>
          <w:p w14:paraId="6B8FF82F"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1,523</w:t>
            </w:r>
          </w:p>
        </w:tc>
        <w:tc>
          <w:tcPr>
            <w:tcW w:w="855" w:type="dxa"/>
          </w:tcPr>
          <w:p w14:paraId="0D3121A2"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0.001</w:t>
            </w:r>
          </w:p>
        </w:tc>
      </w:tr>
      <w:tr w:rsidR="00EC1D55" w:rsidRPr="00D94D9E" w14:paraId="2316DF14" w14:textId="77777777" w:rsidTr="001A2A4B">
        <w:tc>
          <w:tcPr>
            <w:tcW w:w="5289" w:type="dxa"/>
          </w:tcPr>
          <w:p w14:paraId="336370E6"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lastRenderedPageBreak/>
              <w:t>Focal age-sex*Social Y or N*Flanged Male Present Y or N</w:t>
            </w:r>
          </w:p>
        </w:tc>
        <w:tc>
          <w:tcPr>
            <w:tcW w:w="898" w:type="dxa"/>
          </w:tcPr>
          <w:p w14:paraId="08EEE96C"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0.059</w:t>
            </w:r>
          </w:p>
        </w:tc>
        <w:tc>
          <w:tcPr>
            <w:tcW w:w="540" w:type="dxa"/>
          </w:tcPr>
          <w:p w14:paraId="507D7ABF"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w:t>
            </w:r>
          </w:p>
        </w:tc>
        <w:tc>
          <w:tcPr>
            <w:tcW w:w="968" w:type="dxa"/>
          </w:tcPr>
          <w:p w14:paraId="78DAD929"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1,523</w:t>
            </w:r>
          </w:p>
        </w:tc>
        <w:tc>
          <w:tcPr>
            <w:tcW w:w="855" w:type="dxa"/>
          </w:tcPr>
          <w:p w14:paraId="7EC9E9AF"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0.808</w:t>
            </w:r>
          </w:p>
        </w:tc>
      </w:tr>
    </w:tbl>
    <w:p w14:paraId="3F78C986"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p w14:paraId="17D7E98E"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p w14:paraId="7BD1EDD7" w14:textId="6CBAA1D5" w:rsidR="00EC1D55" w:rsidRPr="00E9125E" w:rsidRDefault="001A2A4B" w:rsidP="003D3216">
      <w:pPr>
        <w:spacing w:line="480" w:lineRule="auto"/>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Table </w:t>
      </w:r>
      <w:r w:rsidR="00F354DC">
        <w:rPr>
          <w:rFonts w:ascii="Times New Roman" w:hAnsi="Times New Roman" w:cs="Times New Roman"/>
          <w:b/>
          <w:color w:val="000000"/>
          <w:shd w:val="clear" w:color="auto" w:fill="FFFFFF"/>
        </w:rPr>
        <w:t>8</w:t>
      </w:r>
      <w:r w:rsidR="00EC1D55" w:rsidRPr="00E9125E">
        <w:rPr>
          <w:rFonts w:ascii="Times New Roman" w:hAnsi="Times New Roman" w:cs="Times New Roman"/>
          <w:b/>
          <w:color w:val="000000"/>
          <w:shd w:val="clear" w:color="auto" w:fill="FFFFFF"/>
        </w:rPr>
        <w:t xml:space="preserve">. Pairwise contrasts between a flanged male social partner </w:t>
      </w:r>
      <w:r w:rsidR="00EC1D55" w:rsidRPr="00E9125E">
        <w:rPr>
          <w:rFonts w:ascii="Times New Roman" w:hAnsi="Times New Roman" w:cs="Times New Roman"/>
          <w:b/>
          <w:i/>
          <w:color w:val="000000"/>
          <w:shd w:val="clear" w:color="auto" w:fill="FFFFFF"/>
        </w:rPr>
        <w:t>not</w:t>
      </w:r>
      <w:r w:rsidR="00EC1D55" w:rsidRPr="00E9125E">
        <w:rPr>
          <w:rFonts w:ascii="Times New Roman" w:hAnsi="Times New Roman" w:cs="Times New Roman"/>
          <w:b/>
          <w:color w:val="000000"/>
          <w:shd w:val="clear" w:color="auto" w:fill="FFFFFF"/>
        </w:rPr>
        <w:t xml:space="preserve"> present versus present for each focal age-sex class when social. Significant contrasts (&lt;0.05) are in bold. The data set contained no instances of flanged males associating with other males.</w:t>
      </w:r>
    </w:p>
    <w:tbl>
      <w:tblPr>
        <w:tblW w:w="0" w:type="auto"/>
        <w:tblInd w:w="72" w:type="dxa"/>
        <w:tblLayout w:type="fixed"/>
        <w:tblLook w:val="04A0" w:firstRow="1" w:lastRow="0" w:firstColumn="1" w:lastColumn="0" w:noHBand="0" w:noVBand="1"/>
      </w:tblPr>
      <w:tblGrid>
        <w:gridCol w:w="923"/>
        <w:gridCol w:w="830"/>
        <w:gridCol w:w="1043"/>
        <w:gridCol w:w="894"/>
        <w:gridCol w:w="900"/>
        <w:gridCol w:w="901"/>
        <w:gridCol w:w="756"/>
        <w:gridCol w:w="756"/>
        <w:gridCol w:w="827"/>
        <w:gridCol w:w="832"/>
      </w:tblGrid>
      <w:tr w:rsidR="00EC1D55" w:rsidRPr="00D94D9E" w14:paraId="35AB752A" w14:textId="77777777" w:rsidTr="001A2A4B">
        <w:tc>
          <w:tcPr>
            <w:tcW w:w="923" w:type="dxa"/>
            <w:tcMar>
              <w:left w:w="72" w:type="dxa"/>
              <w:right w:w="72" w:type="dxa"/>
            </w:tcMar>
          </w:tcPr>
          <w:p w14:paraId="3F9E3A3B"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Focal age-sex</w:t>
            </w:r>
          </w:p>
        </w:tc>
        <w:tc>
          <w:tcPr>
            <w:tcW w:w="830" w:type="dxa"/>
            <w:tcMar>
              <w:left w:w="72" w:type="dxa"/>
              <w:right w:w="72" w:type="dxa"/>
            </w:tcMar>
          </w:tcPr>
          <w:p w14:paraId="342CBD48"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Social Y/</w:t>
            </w:r>
            <w:r w:rsidRPr="00D94D9E">
              <w:rPr>
                <w:rFonts w:ascii="Times New Roman" w:hAnsi="Times New Roman" w:cs="Times New Roman"/>
                <w:b/>
                <w:color w:val="000000"/>
                <w:shd w:val="clear" w:color="auto" w:fill="FFFFFF"/>
              </w:rPr>
              <w:t>N</w:t>
            </w:r>
          </w:p>
        </w:tc>
        <w:tc>
          <w:tcPr>
            <w:tcW w:w="1043" w:type="dxa"/>
            <w:tcMar>
              <w:left w:w="72" w:type="dxa"/>
              <w:right w:w="72" w:type="dxa"/>
            </w:tcMar>
          </w:tcPr>
          <w:p w14:paraId="33663073"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Flanged Male Present Y or N</w:t>
            </w:r>
          </w:p>
        </w:tc>
        <w:tc>
          <w:tcPr>
            <w:tcW w:w="894" w:type="dxa"/>
            <w:tcMar>
              <w:left w:w="72" w:type="dxa"/>
              <w:right w:w="72" w:type="dxa"/>
            </w:tcMar>
          </w:tcPr>
          <w:p w14:paraId="725D7594"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Cont. Est.</w:t>
            </w:r>
          </w:p>
        </w:tc>
        <w:tc>
          <w:tcPr>
            <w:tcW w:w="900" w:type="dxa"/>
            <w:tcMar>
              <w:left w:w="72" w:type="dxa"/>
              <w:right w:w="72" w:type="dxa"/>
            </w:tcMar>
          </w:tcPr>
          <w:p w14:paraId="0674ABC0"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Std. Err.</w:t>
            </w:r>
          </w:p>
        </w:tc>
        <w:tc>
          <w:tcPr>
            <w:tcW w:w="901" w:type="dxa"/>
            <w:tcMar>
              <w:left w:w="72" w:type="dxa"/>
              <w:right w:w="72" w:type="dxa"/>
            </w:tcMar>
          </w:tcPr>
          <w:p w14:paraId="44ED9754" w14:textId="0B7D7A88" w:rsidR="00EC1D55" w:rsidRPr="00D94D9E" w:rsidRDefault="005C1F82" w:rsidP="003D3216">
            <w:pPr>
              <w:spacing w:line="480" w:lineRule="auto"/>
              <w:jc w:val="center"/>
              <w:rPr>
                <w:rFonts w:ascii="Times New Roman" w:hAnsi="Times New Roman" w:cs="Times New Roman"/>
                <w:b/>
                <w:i/>
                <w:color w:val="000000"/>
                <w:shd w:val="clear" w:color="auto" w:fill="FFFFFF"/>
              </w:rPr>
            </w:pPr>
            <w:r>
              <w:rPr>
                <w:rFonts w:ascii="Times New Roman" w:hAnsi="Times New Roman" w:cs="Times New Roman"/>
                <w:b/>
                <w:i/>
                <w:color w:val="000000"/>
                <w:shd w:val="clear" w:color="auto" w:fill="FFFFFF"/>
              </w:rPr>
              <w:t>T</w:t>
            </w:r>
          </w:p>
        </w:tc>
        <w:tc>
          <w:tcPr>
            <w:tcW w:w="756" w:type="dxa"/>
            <w:tcMar>
              <w:left w:w="72" w:type="dxa"/>
              <w:right w:w="72" w:type="dxa"/>
            </w:tcMar>
          </w:tcPr>
          <w:p w14:paraId="69D33C4B" w14:textId="77777777" w:rsidR="00EC1D55" w:rsidRPr="00D94D9E" w:rsidRDefault="00EC1D55" w:rsidP="003D3216">
            <w:pPr>
              <w:spacing w:line="480" w:lineRule="auto"/>
              <w:jc w:val="center"/>
              <w:rPr>
                <w:rFonts w:ascii="Times New Roman" w:hAnsi="Times New Roman" w:cs="Times New Roman"/>
                <w:b/>
                <w:i/>
                <w:color w:val="000000"/>
                <w:shd w:val="clear" w:color="auto" w:fill="FFFFFF"/>
              </w:rPr>
            </w:pPr>
            <w:r w:rsidRPr="00D94D9E">
              <w:rPr>
                <w:rFonts w:ascii="Times New Roman" w:hAnsi="Times New Roman" w:cs="Times New Roman"/>
                <w:b/>
                <w:i/>
                <w:color w:val="000000"/>
                <w:shd w:val="clear" w:color="auto" w:fill="FFFFFF"/>
              </w:rPr>
              <w:t>df</w:t>
            </w:r>
          </w:p>
        </w:tc>
        <w:tc>
          <w:tcPr>
            <w:tcW w:w="756" w:type="dxa"/>
            <w:tcMar>
              <w:left w:w="72" w:type="dxa"/>
              <w:right w:w="72" w:type="dxa"/>
            </w:tcMar>
          </w:tcPr>
          <w:p w14:paraId="67BCEDB9"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Adj. Sig.</w:t>
            </w:r>
          </w:p>
        </w:tc>
        <w:tc>
          <w:tcPr>
            <w:tcW w:w="827" w:type="dxa"/>
            <w:tcMar>
              <w:left w:w="72" w:type="dxa"/>
              <w:right w:w="72" w:type="dxa"/>
            </w:tcMar>
          </w:tcPr>
          <w:p w14:paraId="55F8C24C" w14:textId="77777777" w:rsidR="00EC1D55" w:rsidRDefault="00EC1D55" w:rsidP="003D3216">
            <w:pPr>
              <w:spacing w:line="480" w:lineRule="auto"/>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Low.</w:t>
            </w:r>
          </w:p>
          <w:p w14:paraId="4342D39F"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 xml:space="preserve">CI </w:t>
            </w:r>
            <w:r w:rsidRPr="00C72131">
              <w:rPr>
                <w:rFonts w:ascii="Times New Roman" w:hAnsi="Times New Roman" w:cs="Times New Roman"/>
                <w:b/>
                <w:color w:val="000000"/>
                <w:sz w:val="22"/>
                <w:szCs w:val="22"/>
                <w:shd w:val="clear" w:color="auto" w:fill="FFFFFF"/>
              </w:rPr>
              <w:t>(95%)</w:t>
            </w:r>
          </w:p>
        </w:tc>
        <w:tc>
          <w:tcPr>
            <w:tcW w:w="832" w:type="dxa"/>
            <w:tcMar>
              <w:left w:w="72" w:type="dxa"/>
              <w:right w:w="72" w:type="dxa"/>
            </w:tcMar>
          </w:tcPr>
          <w:p w14:paraId="75BD57D2" w14:textId="77777777" w:rsidR="00EC1D55" w:rsidRDefault="00EC1D55" w:rsidP="003D3216">
            <w:pPr>
              <w:spacing w:line="480" w:lineRule="auto"/>
              <w:jc w:val="center"/>
              <w:rPr>
                <w:rFonts w:ascii="Times New Roman" w:hAnsi="Times New Roman" w:cs="Times New Roman"/>
                <w:b/>
                <w:color w:val="000000"/>
                <w:shd w:val="clear" w:color="auto" w:fill="FFFFFF"/>
              </w:rPr>
            </w:pPr>
            <w:proofErr w:type="spellStart"/>
            <w:r>
              <w:rPr>
                <w:rFonts w:ascii="Times New Roman" w:hAnsi="Times New Roman" w:cs="Times New Roman"/>
                <w:b/>
                <w:color w:val="000000"/>
                <w:shd w:val="clear" w:color="auto" w:fill="FFFFFF"/>
              </w:rPr>
              <w:t>Upp</w:t>
            </w:r>
            <w:proofErr w:type="spellEnd"/>
            <w:r>
              <w:rPr>
                <w:rFonts w:ascii="Times New Roman" w:hAnsi="Times New Roman" w:cs="Times New Roman"/>
                <w:b/>
                <w:color w:val="000000"/>
                <w:shd w:val="clear" w:color="auto" w:fill="FFFFFF"/>
              </w:rPr>
              <w:t>.</w:t>
            </w:r>
          </w:p>
          <w:p w14:paraId="7BDF040E"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 xml:space="preserve">CI </w:t>
            </w:r>
            <w:r w:rsidRPr="00C72131">
              <w:rPr>
                <w:rFonts w:ascii="Times New Roman" w:hAnsi="Times New Roman" w:cs="Times New Roman"/>
                <w:b/>
                <w:color w:val="000000"/>
                <w:sz w:val="22"/>
                <w:szCs w:val="22"/>
                <w:shd w:val="clear" w:color="auto" w:fill="FFFFFF"/>
              </w:rPr>
              <w:t>(95%)</w:t>
            </w:r>
          </w:p>
        </w:tc>
      </w:tr>
      <w:tr w:rsidR="00EC1D55" w:rsidRPr="00D94D9E" w14:paraId="55E4ADE4" w14:textId="77777777" w:rsidTr="001A2A4B">
        <w:tc>
          <w:tcPr>
            <w:tcW w:w="923" w:type="dxa"/>
            <w:vMerge w:val="restart"/>
            <w:tcMar>
              <w:left w:w="72" w:type="dxa"/>
              <w:right w:w="72" w:type="dxa"/>
            </w:tcMar>
          </w:tcPr>
          <w:p w14:paraId="0DBA8B47"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roofErr w:type="spellStart"/>
            <w:r w:rsidRPr="00D94D9E">
              <w:rPr>
                <w:rFonts w:ascii="Times New Roman" w:hAnsi="Times New Roman" w:cs="Times New Roman"/>
                <w:color w:val="000000"/>
                <w:shd w:val="clear" w:color="auto" w:fill="FFFFFF"/>
              </w:rPr>
              <w:t>Adol</w:t>
            </w:r>
            <w:proofErr w:type="spellEnd"/>
            <w:r w:rsidRPr="00D94D9E">
              <w:rPr>
                <w:rFonts w:ascii="Times New Roman" w:hAnsi="Times New Roman" w:cs="Times New Roman"/>
                <w:color w:val="000000"/>
                <w:shd w:val="clear" w:color="auto" w:fill="FFFFFF"/>
              </w:rPr>
              <w:t xml:space="preserve"> Female</w:t>
            </w:r>
          </w:p>
        </w:tc>
        <w:tc>
          <w:tcPr>
            <w:tcW w:w="830" w:type="dxa"/>
            <w:vMerge w:val="restart"/>
            <w:tcMar>
              <w:left w:w="72" w:type="dxa"/>
              <w:right w:w="72" w:type="dxa"/>
            </w:tcMar>
          </w:tcPr>
          <w:p w14:paraId="487DCD0D"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w:t>
            </w:r>
          </w:p>
        </w:tc>
        <w:tc>
          <w:tcPr>
            <w:tcW w:w="1043" w:type="dxa"/>
            <w:tcMar>
              <w:left w:w="72" w:type="dxa"/>
              <w:right w:w="72" w:type="dxa"/>
            </w:tcMar>
          </w:tcPr>
          <w:p w14:paraId="1D3056A6"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N-Y</w:t>
            </w:r>
          </w:p>
        </w:tc>
        <w:tc>
          <w:tcPr>
            <w:tcW w:w="894" w:type="dxa"/>
            <w:tcMar>
              <w:left w:w="72" w:type="dxa"/>
              <w:right w:w="72" w:type="dxa"/>
            </w:tcMar>
          </w:tcPr>
          <w:p w14:paraId="6278D97F"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-0.890</w:t>
            </w:r>
          </w:p>
        </w:tc>
        <w:tc>
          <w:tcPr>
            <w:tcW w:w="900" w:type="dxa"/>
            <w:tcMar>
              <w:left w:w="72" w:type="dxa"/>
              <w:right w:w="72" w:type="dxa"/>
            </w:tcMar>
          </w:tcPr>
          <w:p w14:paraId="513CCA02"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0.378</w:t>
            </w:r>
          </w:p>
        </w:tc>
        <w:tc>
          <w:tcPr>
            <w:tcW w:w="901" w:type="dxa"/>
            <w:tcMar>
              <w:left w:w="72" w:type="dxa"/>
              <w:right w:w="72" w:type="dxa"/>
            </w:tcMar>
          </w:tcPr>
          <w:p w14:paraId="241E85A5"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-2.355</w:t>
            </w:r>
          </w:p>
        </w:tc>
        <w:tc>
          <w:tcPr>
            <w:tcW w:w="756" w:type="dxa"/>
            <w:tcMar>
              <w:left w:w="72" w:type="dxa"/>
              <w:right w:w="72" w:type="dxa"/>
            </w:tcMar>
          </w:tcPr>
          <w:p w14:paraId="41F9D964"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1,523</w:t>
            </w:r>
          </w:p>
        </w:tc>
        <w:tc>
          <w:tcPr>
            <w:tcW w:w="756" w:type="dxa"/>
            <w:tcMar>
              <w:left w:w="72" w:type="dxa"/>
              <w:right w:w="72" w:type="dxa"/>
            </w:tcMar>
          </w:tcPr>
          <w:p w14:paraId="2915B1FD"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0.019</w:t>
            </w:r>
          </w:p>
        </w:tc>
        <w:tc>
          <w:tcPr>
            <w:tcW w:w="827" w:type="dxa"/>
            <w:tcMar>
              <w:left w:w="72" w:type="dxa"/>
              <w:right w:w="72" w:type="dxa"/>
            </w:tcMar>
          </w:tcPr>
          <w:p w14:paraId="4059F686"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-1.631</w:t>
            </w:r>
          </w:p>
        </w:tc>
        <w:tc>
          <w:tcPr>
            <w:tcW w:w="832" w:type="dxa"/>
            <w:tcMar>
              <w:left w:w="72" w:type="dxa"/>
              <w:right w:w="72" w:type="dxa"/>
            </w:tcMar>
          </w:tcPr>
          <w:p w14:paraId="565354AF"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-0.149</w:t>
            </w:r>
          </w:p>
        </w:tc>
      </w:tr>
      <w:tr w:rsidR="00EC1D55" w:rsidRPr="00D94D9E" w14:paraId="7546165E" w14:textId="77777777" w:rsidTr="001A2A4B">
        <w:tc>
          <w:tcPr>
            <w:tcW w:w="923" w:type="dxa"/>
            <w:vMerge/>
            <w:tcMar>
              <w:left w:w="72" w:type="dxa"/>
              <w:right w:w="72" w:type="dxa"/>
            </w:tcMar>
          </w:tcPr>
          <w:p w14:paraId="40EFE862"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tc>
        <w:tc>
          <w:tcPr>
            <w:tcW w:w="830" w:type="dxa"/>
            <w:vMerge/>
            <w:tcMar>
              <w:left w:w="72" w:type="dxa"/>
              <w:right w:w="72" w:type="dxa"/>
            </w:tcMar>
          </w:tcPr>
          <w:p w14:paraId="4EB2C84C"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p>
        </w:tc>
        <w:tc>
          <w:tcPr>
            <w:tcW w:w="1043" w:type="dxa"/>
            <w:tcMar>
              <w:left w:w="72" w:type="dxa"/>
              <w:right w:w="72" w:type="dxa"/>
            </w:tcMar>
          </w:tcPr>
          <w:p w14:paraId="3BBAFD80"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Y-N</w:t>
            </w:r>
          </w:p>
        </w:tc>
        <w:tc>
          <w:tcPr>
            <w:tcW w:w="894" w:type="dxa"/>
            <w:tcMar>
              <w:left w:w="72" w:type="dxa"/>
              <w:right w:w="72" w:type="dxa"/>
            </w:tcMar>
          </w:tcPr>
          <w:p w14:paraId="0F9BF4F0"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0.890</w:t>
            </w:r>
          </w:p>
        </w:tc>
        <w:tc>
          <w:tcPr>
            <w:tcW w:w="900" w:type="dxa"/>
            <w:tcMar>
              <w:left w:w="72" w:type="dxa"/>
              <w:right w:w="72" w:type="dxa"/>
            </w:tcMar>
          </w:tcPr>
          <w:p w14:paraId="6D106211"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0.378</w:t>
            </w:r>
          </w:p>
        </w:tc>
        <w:tc>
          <w:tcPr>
            <w:tcW w:w="901" w:type="dxa"/>
            <w:tcMar>
              <w:left w:w="72" w:type="dxa"/>
              <w:right w:w="72" w:type="dxa"/>
            </w:tcMar>
          </w:tcPr>
          <w:p w14:paraId="288F1FF0"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2.355</w:t>
            </w:r>
          </w:p>
        </w:tc>
        <w:tc>
          <w:tcPr>
            <w:tcW w:w="756" w:type="dxa"/>
            <w:tcMar>
              <w:left w:w="72" w:type="dxa"/>
              <w:right w:w="72" w:type="dxa"/>
            </w:tcMar>
          </w:tcPr>
          <w:p w14:paraId="15C8F41C"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1,523</w:t>
            </w:r>
          </w:p>
        </w:tc>
        <w:tc>
          <w:tcPr>
            <w:tcW w:w="756" w:type="dxa"/>
            <w:tcMar>
              <w:left w:w="72" w:type="dxa"/>
              <w:right w:w="72" w:type="dxa"/>
            </w:tcMar>
          </w:tcPr>
          <w:p w14:paraId="5949994E"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0.019</w:t>
            </w:r>
          </w:p>
        </w:tc>
        <w:tc>
          <w:tcPr>
            <w:tcW w:w="827" w:type="dxa"/>
            <w:tcMar>
              <w:left w:w="72" w:type="dxa"/>
              <w:right w:w="72" w:type="dxa"/>
            </w:tcMar>
          </w:tcPr>
          <w:p w14:paraId="778B3BF2"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0.149</w:t>
            </w:r>
          </w:p>
        </w:tc>
        <w:tc>
          <w:tcPr>
            <w:tcW w:w="832" w:type="dxa"/>
            <w:tcMar>
              <w:left w:w="72" w:type="dxa"/>
              <w:right w:w="72" w:type="dxa"/>
            </w:tcMar>
          </w:tcPr>
          <w:p w14:paraId="3387A15C"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1.631</w:t>
            </w:r>
          </w:p>
        </w:tc>
      </w:tr>
      <w:tr w:rsidR="00EC1D55" w:rsidRPr="00D94D9E" w14:paraId="0E87F42B" w14:textId="77777777" w:rsidTr="001A2A4B">
        <w:tc>
          <w:tcPr>
            <w:tcW w:w="923" w:type="dxa"/>
            <w:vMerge w:val="restart"/>
            <w:tcMar>
              <w:left w:w="72" w:type="dxa"/>
              <w:right w:w="72" w:type="dxa"/>
            </w:tcMar>
          </w:tcPr>
          <w:p w14:paraId="1CD50D16"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Adult Female</w:t>
            </w:r>
          </w:p>
        </w:tc>
        <w:tc>
          <w:tcPr>
            <w:tcW w:w="830" w:type="dxa"/>
            <w:vMerge w:val="restart"/>
            <w:tcMar>
              <w:left w:w="72" w:type="dxa"/>
              <w:right w:w="72" w:type="dxa"/>
            </w:tcMar>
          </w:tcPr>
          <w:p w14:paraId="3463BF10"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w:t>
            </w:r>
          </w:p>
        </w:tc>
        <w:tc>
          <w:tcPr>
            <w:tcW w:w="1043" w:type="dxa"/>
            <w:tcMar>
              <w:left w:w="72" w:type="dxa"/>
              <w:right w:w="72" w:type="dxa"/>
            </w:tcMar>
          </w:tcPr>
          <w:p w14:paraId="71A599E2"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N-Y</w:t>
            </w:r>
          </w:p>
        </w:tc>
        <w:tc>
          <w:tcPr>
            <w:tcW w:w="894" w:type="dxa"/>
            <w:tcMar>
              <w:left w:w="72" w:type="dxa"/>
              <w:right w:w="72" w:type="dxa"/>
            </w:tcMar>
          </w:tcPr>
          <w:p w14:paraId="790D6178"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-0.250</w:t>
            </w:r>
          </w:p>
        </w:tc>
        <w:tc>
          <w:tcPr>
            <w:tcW w:w="900" w:type="dxa"/>
            <w:tcMar>
              <w:left w:w="72" w:type="dxa"/>
              <w:right w:w="72" w:type="dxa"/>
            </w:tcMar>
          </w:tcPr>
          <w:p w14:paraId="116127DE"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0.155</w:t>
            </w:r>
          </w:p>
        </w:tc>
        <w:tc>
          <w:tcPr>
            <w:tcW w:w="901" w:type="dxa"/>
            <w:tcMar>
              <w:left w:w="72" w:type="dxa"/>
              <w:right w:w="72" w:type="dxa"/>
            </w:tcMar>
          </w:tcPr>
          <w:p w14:paraId="57431915"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-1.620</w:t>
            </w:r>
          </w:p>
        </w:tc>
        <w:tc>
          <w:tcPr>
            <w:tcW w:w="756" w:type="dxa"/>
            <w:tcMar>
              <w:left w:w="72" w:type="dxa"/>
              <w:right w:w="72" w:type="dxa"/>
            </w:tcMar>
          </w:tcPr>
          <w:p w14:paraId="442625A0"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1,523</w:t>
            </w:r>
          </w:p>
        </w:tc>
        <w:tc>
          <w:tcPr>
            <w:tcW w:w="756" w:type="dxa"/>
            <w:tcMar>
              <w:left w:w="72" w:type="dxa"/>
              <w:right w:w="72" w:type="dxa"/>
            </w:tcMar>
          </w:tcPr>
          <w:p w14:paraId="067E53A7"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0.105</w:t>
            </w:r>
          </w:p>
        </w:tc>
        <w:tc>
          <w:tcPr>
            <w:tcW w:w="827" w:type="dxa"/>
            <w:tcMar>
              <w:left w:w="72" w:type="dxa"/>
              <w:right w:w="72" w:type="dxa"/>
            </w:tcMar>
          </w:tcPr>
          <w:p w14:paraId="375BF00E"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-0.053</w:t>
            </w:r>
          </w:p>
        </w:tc>
        <w:tc>
          <w:tcPr>
            <w:tcW w:w="832" w:type="dxa"/>
            <w:tcMar>
              <w:left w:w="72" w:type="dxa"/>
              <w:right w:w="72" w:type="dxa"/>
            </w:tcMar>
          </w:tcPr>
          <w:p w14:paraId="5D152060"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0.053</w:t>
            </w:r>
          </w:p>
        </w:tc>
      </w:tr>
      <w:tr w:rsidR="00EC1D55" w:rsidRPr="00D94D9E" w14:paraId="2024DB4F" w14:textId="77777777" w:rsidTr="001A2A4B">
        <w:tc>
          <w:tcPr>
            <w:tcW w:w="923" w:type="dxa"/>
            <w:vMerge/>
            <w:tcMar>
              <w:left w:w="72" w:type="dxa"/>
              <w:right w:w="72" w:type="dxa"/>
            </w:tcMar>
          </w:tcPr>
          <w:p w14:paraId="10AEE1AD"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tc>
        <w:tc>
          <w:tcPr>
            <w:tcW w:w="830" w:type="dxa"/>
            <w:vMerge/>
            <w:tcMar>
              <w:left w:w="72" w:type="dxa"/>
              <w:right w:w="72" w:type="dxa"/>
            </w:tcMar>
          </w:tcPr>
          <w:p w14:paraId="20146B56"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p>
        </w:tc>
        <w:tc>
          <w:tcPr>
            <w:tcW w:w="1043" w:type="dxa"/>
            <w:tcMar>
              <w:left w:w="72" w:type="dxa"/>
              <w:right w:w="72" w:type="dxa"/>
            </w:tcMar>
          </w:tcPr>
          <w:p w14:paraId="4A6692A4"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Y-N</w:t>
            </w:r>
          </w:p>
        </w:tc>
        <w:tc>
          <w:tcPr>
            <w:tcW w:w="894" w:type="dxa"/>
            <w:tcMar>
              <w:left w:w="72" w:type="dxa"/>
              <w:right w:w="72" w:type="dxa"/>
            </w:tcMar>
          </w:tcPr>
          <w:p w14:paraId="5C147398"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0.250</w:t>
            </w:r>
          </w:p>
        </w:tc>
        <w:tc>
          <w:tcPr>
            <w:tcW w:w="900" w:type="dxa"/>
            <w:tcMar>
              <w:left w:w="72" w:type="dxa"/>
              <w:right w:w="72" w:type="dxa"/>
            </w:tcMar>
          </w:tcPr>
          <w:p w14:paraId="17A37C24"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0.155</w:t>
            </w:r>
          </w:p>
        </w:tc>
        <w:tc>
          <w:tcPr>
            <w:tcW w:w="901" w:type="dxa"/>
            <w:tcMar>
              <w:left w:w="72" w:type="dxa"/>
              <w:right w:w="72" w:type="dxa"/>
            </w:tcMar>
          </w:tcPr>
          <w:p w14:paraId="75DE3675"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1.620</w:t>
            </w:r>
          </w:p>
        </w:tc>
        <w:tc>
          <w:tcPr>
            <w:tcW w:w="756" w:type="dxa"/>
            <w:tcMar>
              <w:left w:w="72" w:type="dxa"/>
              <w:right w:w="72" w:type="dxa"/>
            </w:tcMar>
          </w:tcPr>
          <w:p w14:paraId="68DC2E59"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1,523</w:t>
            </w:r>
          </w:p>
        </w:tc>
        <w:tc>
          <w:tcPr>
            <w:tcW w:w="756" w:type="dxa"/>
            <w:tcMar>
              <w:left w:w="72" w:type="dxa"/>
              <w:right w:w="72" w:type="dxa"/>
            </w:tcMar>
          </w:tcPr>
          <w:p w14:paraId="61EAF24F"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0.105</w:t>
            </w:r>
          </w:p>
        </w:tc>
        <w:tc>
          <w:tcPr>
            <w:tcW w:w="827" w:type="dxa"/>
            <w:tcMar>
              <w:left w:w="72" w:type="dxa"/>
              <w:right w:w="72" w:type="dxa"/>
            </w:tcMar>
          </w:tcPr>
          <w:p w14:paraId="0D5EA2B5"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-0.053</w:t>
            </w:r>
          </w:p>
        </w:tc>
        <w:tc>
          <w:tcPr>
            <w:tcW w:w="832" w:type="dxa"/>
            <w:tcMar>
              <w:left w:w="72" w:type="dxa"/>
              <w:right w:w="72" w:type="dxa"/>
            </w:tcMar>
          </w:tcPr>
          <w:p w14:paraId="0294C3B6"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0.553</w:t>
            </w:r>
          </w:p>
        </w:tc>
      </w:tr>
    </w:tbl>
    <w:p w14:paraId="574F8776" w14:textId="17F373AA" w:rsidR="00EA3E7D" w:rsidRDefault="00EC1D55" w:rsidP="003D3216">
      <w:pPr>
        <w:spacing w:line="480" w:lineRule="auto"/>
        <w:jc w:val="both"/>
        <w:rPr>
          <w:noProof/>
        </w:rPr>
      </w:pPr>
      <w:r w:rsidRPr="00D94D9E">
        <w:rPr>
          <w:rFonts w:ascii="Times New Roman" w:hAnsi="Times New Roman" w:cs="Times New Roman"/>
          <w:color w:val="000000"/>
          <w:shd w:val="clear" w:color="auto" w:fill="FFFFFF"/>
        </w:rPr>
        <w:t xml:space="preserve"> </w:t>
      </w:r>
    </w:p>
    <w:p w14:paraId="40FE3666" w14:textId="71A8FB6D" w:rsidR="00EC1D55" w:rsidRDefault="00EA3E7D" w:rsidP="003D3216">
      <w:pPr>
        <w:spacing w:line="480" w:lineRule="auto"/>
        <w:jc w:val="both"/>
        <w:rPr>
          <w:rFonts w:ascii="Times New Roman" w:hAnsi="Times New Roman" w:cs="Times New Roman"/>
          <w:color w:val="000000"/>
          <w:shd w:val="clear" w:color="auto" w:fill="FFFFFF"/>
        </w:rPr>
      </w:pPr>
      <w:r w:rsidRPr="00173079">
        <w:rPr>
          <w:rFonts w:ascii="Times New Roman" w:hAnsi="Times New Roman" w:cs="Times New Roman"/>
          <w:noProof/>
          <w:color w:val="000000"/>
          <w:shd w:val="clear" w:color="auto" w:fill="FFFFFF"/>
        </w:rPr>
        <w:lastRenderedPageBreak/>
        <mc:AlternateContent>
          <mc:Choice Requires="wps">
            <w:drawing>
              <wp:anchor distT="45720" distB="45720" distL="114300" distR="114300" simplePos="0" relativeHeight="251658240" behindDoc="0" locked="0" layoutInCell="1" allowOverlap="1" wp14:anchorId="4757726D" wp14:editId="708D4EF0">
                <wp:simplePos x="0" y="0"/>
                <wp:positionH relativeFrom="margin">
                  <wp:posOffset>-260985</wp:posOffset>
                </wp:positionH>
                <wp:positionV relativeFrom="paragraph">
                  <wp:posOffset>3916680</wp:posOffset>
                </wp:positionV>
                <wp:extent cx="5628640" cy="1337945"/>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8640" cy="1337945"/>
                        </a:xfrm>
                        <a:prstGeom prst="rect">
                          <a:avLst/>
                        </a:prstGeom>
                        <a:solidFill>
                          <a:srgbClr val="FFFFFF"/>
                        </a:solidFill>
                        <a:ln w="9525">
                          <a:noFill/>
                          <a:miter lim="800000"/>
                          <a:headEnd/>
                          <a:tailEnd/>
                        </a:ln>
                      </wps:spPr>
                      <wps:txbx>
                        <w:txbxContent>
                          <w:p w14:paraId="064CF251" w14:textId="1AC59555" w:rsidR="00F60DD3" w:rsidRPr="00E9125E" w:rsidRDefault="00F60DD3" w:rsidP="00B92DED">
                            <w:pPr>
                              <w:ind w:left="450"/>
                              <w:jc w:val="both"/>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Figure 8.</w:t>
                            </w:r>
                            <w:r w:rsidRPr="00E9125E">
                              <w:rPr>
                                <w:rFonts w:ascii="Times New Roman" w:hAnsi="Times New Roman" w:cs="Times New Roman"/>
                                <w:b/>
                                <w:color w:val="000000"/>
                                <w:shd w:val="clear" w:color="auto" w:fill="FFFFFF"/>
                              </w:rPr>
                              <w:t xml:space="preserve"> The effect </w:t>
                            </w:r>
                            <w:r>
                              <w:rPr>
                                <w:rFonts w:ascii="Times New Roman" w:hAnsi="Times New Roman" w:cs="Times New Roman"/>
                                <w:b/>
                                <w:color w:val="000000"/>
                                <w:shd w:val="clear" w:color="auto" w:fill="FFFFFF"/>
                              </w:rPr>
                              <w:t xml:space="preserve">of the three-way interaction </w:t>
                            </w:r>
                            <w:r w:rsidRPr="00E9125E">
                              <w:rPr>
                                <w:rFonts w:ascii="Times New Roman" w:hAnsi="Times New Roman" w:cs="Times New Roman"/>
                                <w:b/>
                                <w:color w:val="000000"/>
                                <w:shd w:val="clear" w:color="auto" w:fill="FFFFFF"/>
                              </w:rPr>
                              <w:t>among the age-sex class of the focal, whether or not the focal is social, and the presence or absence of a flanged male social partner</w:t>
                            </w:r>
                            <w:r>
                              <w:rPr>
                                <w:rFonts w:ascii="Times New Roman" w:hAnsi="Times New Roman" w:cs="Times New Roman"/>
                                <w:b/>
                                <w:color w:val="000000"/>
                                <w:shd w:val="clear" w:color="auto" w:fill="FFFFFF"/>
                              </w:rPr>
                              <w:t xml:space="preserve"> on the rate of SDB of the focal</w:t>
                            </w:r>
                            <w:r w:rsidRPr="00E9125E">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There is a</w:t>
                            </w:r>
                            <w:r w:rsidRPr="00E9125E">
                              <w:rPr>
                                <w:rFonts w:ascii="Times New Roman" w:hAnsi="Times New Roman" w:cs="Times New Roman"/>
                                <w:b/>
                                <w:color w:val="000000"/>
                                <w:shd w:val="clear" w:color="auto" w:fill="FFFFFF"/>
                              </w:rPr>
                              <w:t xml:space="preserve"> significant increase in rate of SDB (p=0.019) for adolescent female focals when they are social with flanged males</w:t>
                            </w:r>
                            <w:r>
                              <w:rPr>
                                <w:rFonts w:ascii="Times New Roman" w:hAnsi="Times New Roman" w:cs="Times New Roman"/>
                                <w:b/>
                                <w:color w:val="000000"/>
                                <w:shd w:val="clear" w:color="auto" w:fill="FFFFFF"/>
                              </w:rPr>
                              <w:t xml:space="preserve"> compared to when they are social with other age-sex classes.</w:t>
                            </w:r>
                          </w:p>
                          <w:p w14:paraId="50F8D1E9" w14:textId="77777777" w:rsidR="00F60DD3" w:rsidRDefault="00F60DD3" w:rsidP="00B92DE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757726D" id="_x0000_s1028" type="#_x0000_t202" style="position:absolute;left:0;text-align:left;margin-left:-20.55pt;margin-top:308.4pt;width:443.2pt;height:105.3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" stroked="f">
                <v:textbox style="mso-fit-shape-to-text:t">
                  <w:txbxContent>
                    <w:p w14:paraId="064CF251" w14:textId="1AC59555" w:rsidR="00F60DD3" w:rsidRPr="00E9125E" w:rsidRDefault="00F60DD3" w:rsidP="00B92DED">
                      <w:pPr>
                        <w:ind w:left="450"/>
                        <w:jc w:val="both"/>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Figure 8.</w:t>
                      </w:r>
                      <w:r w:rsidRPr="00E9125E">
                        <w:rPr>
                          <w:rFonts w:ascii="Times New Roman" w:hAnsi="Times New Roman" w:cs="Times New Roman"/>
                          <w:b/>
                          <w:color w:val="000000"/>
                          <w:shd w:val="clear" w:color="auto" w:fill="FFFFFF"/>
                        </w:rPr>
                        <w:t xml:space="preserve"> The effect </w:t>
                      </w:r>
                      <w:r>
                        <w:rPr>
                          <w:rFonts w:ascii="Times New Roman" w:hAnsi="Times New Roman" w:cs="Times New Roman"/>
                          <w:b/>
                          <w:color w:val="000000"/>
                          <w:shd w:val="clear" w:color="auto" w:fill="FFFFFF"/>
                        </w:rPr>
                        <w:t xml:space="preserve">of the three-way interaction </w:t>
                      </w:r>
                      <w:r w:rsidRPr="00E9125E">
                        <w:rPr>
                          <w:rFonts w:ascii="Times New Roman" w:hAnsi="Times New Roman" w:cs="Times New Roman"/>
                          <w:b/>
                          <w:color w:val="000000"/>
                          <w:shd w:val="clear" w:color="auto" w:fill="FFFFFF"/>
                        </w:rPr>
                        <w:t>among the age-sex class of the focal, whether or not the focal is social, and the presence or absence of a flanged male social partner</w:t>
                      </w:r>
                      <w:r>
                        <w:rPr>
                          <w:rFonts w:ascii="Times New Roman" w:hAnsi="Times New Roman" w:cs="Times New Roman"/>
                          <w:b/>
                          <w:color w:val="000000"/>
                          <w:shd w:val="clear" w:color="auto" w:fill="FFFFFF"/>
                        </w:rPr>
                        <w:t xml:space="preserve"> on the rate of SDB of the focal</w:t>
                      </w:r>
                      <w:r w:rsidRPr="00E9125E">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There is a</w:t>
                      </w:r>
                      <w:r w:rsidRPr="00E9125E">
                        <w:rPr>
                          <w:rFonts w:ascii="Times New Roman" w:hAnsi="Times New Roman" w:cs="Times New Roman"/>
                          <w:b/>
                          <w:color w:val="000000"/>
                          <w:shd w:val="clear" w:color="auto" w:fill="FFFFFF"/>
                        </w:rPr>
                        <w:t xml:space="preserve"> significant increase in rate of SDB (p=0.019) for adolescent female focals when they are social with flanged males</w:t>
                      </w:r>
                      <w:r>
                        <w:rPr>
                          <w:rFonts w:ascii="Times New Roman" w:hAnsi="Times New Roman" w:cs="Times New Roman"/>
                          <w:b/>
                          <w:color w:val="000000"/>
                          <w:shd w:val="clear" w:color="auto" w:fill="FFFFFF"/>
                        </w:rPr>
                        <w:t xml:space="preserve"> compared to when they are social with other age-sex classes.</w:t>
                      </w:r>
                    </w:p>
                    <w:p w14:paraId="50F8D1E9" w14:textId="77777777" w:rsidR="00F60DD3" w:rsidRDefault="00F60DD3" w:rsidP="00B92DED"/>
                  </w:txbxContent>
                </v:textbox>
                <w10:wrap type="square" anchorx="margin"/>
              </v:shape>
            </w:pict>
          </mc:Fallback>
        </mc:AlternateContent>
      </w:r>
      <w:commentRangeStart w:id="152"/>
      <w:r>
        <w:rPr>
          <w:noProof/>
        </w:rPr>
        <w:drawing>
          <wp:inline distT="0" distB="0" distL="0" distR="0" wp14:anchorId="4B3FAE04" wp14:editId="781A3A34">
            <wp:extent cx="5486400" cy="3686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b="10417"/>
                    <a:stretch/>
                  </pic:blipFill>
                  <pic:spPr bwMode="auto">
                    <a:xfrm>
                      <a:off x="0" y="0"/>
                      <a:ext cx="5486400" cy="368617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52"/>
      <w:r>
        <w:rPr>
          <w:rStyle w:val="CommentReference"/>
          <w:rFonts w:eastAsiaTheme="minorHAnsi"/>
        </w:rPr>
        <w:commentReference w:id="152"/>
      </w:r>
    </w:p>
    <w:p w14:paraId="5DDD1A75" w14:textId="01E6AE68" w:rsidR="00B92DED" w:rsidRDefault="00B92DED" w:rsidP="003D3216">
      <w:pPr>
        <w:spacing w:line="480" w:lineRule="auto"/>
        <w:jc w:val="both"/>
        <w:rPr>
          <w:rFonts w:ascii="Times New Roman" w:hAnsi="Times New Roman" w:cs="Times New Roman"/>
          <w:color w:val="000000"/>
          <w:shd w:val="clear" w:color="auto" w:fill="FFFFFF"/>
        </w:rPr>
        <w:sectPr w:rsidR="00B92DED" w:rsidSect="00AF1D22">
          <w:type w:val="continuous"/>
          <w:pgSz w:w="12240" w:h="15840"/>
          <w:pgMar w:top="2160" w:right="1440" w:bottom="1440" w:left="2160" w:header="1440" w:footer="1080" w:gutter="0"/>
          <w:lnNumType w:countBy="1" w:restart="continuous"/>
          <w:cols w:space="720"/>
          <w:docGrid w:linePitch="360"/>
        </w:sectPr>
      </w:pPr>
    </w:p>
    <w:p w14:paraId="3F990D24" w14:textId="1791146B" w:rsidR="00EC1D55" w:rsidRPr="00E9125E" w:rsidRDefault="00EC1D55" w:rsidP="00A346FD">
      <w:pPr>
        <w:spacing w:line="480" w:lineRule="auto"/>
        <w:ind w:firstLine="720"/>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The presence or absence of an unflanged male social partner did not significantly contribute to the mo</w:t>
      </w:r>
      <w:r>
        <w:rPr>
          <w:rFonts w:ascii="Times New Roman" w:hAnsi="Times New Roman" w:cs="Times New Roman"/>
          <w:color w:val="000000"/>
          <w:shd w:val="clear" w:color="auto" w:fill="FFFFFF"/>
        </w:rPr>
        <w:t>d</w:t>
      </w:r>
      <w:r w:rsidR="001A2A4B">
        <w:rPr>
          <w:rFonts w:ascii="Times New Roman" w:hAnsi="Times New Roman" w:cs="Times New Roman"/>
          <w:color w:val="000000"/>
          <w:shd w:val="clear" w:color="auto" w:fill="FFFFFF"/>
        </w:rPr>
        <w:t>el on its own (p=0.451</w:t>
      </w:r>
      <w:r w:rsidR="003950DF">
        <w:rPr>
          <w:rFonts w:ascii="Times New Roman" w:hAnsi="Times New Roman" w:cs="Times New Roman"/>
          <w:color w:val="000000"/>
          <w:shd w:val="clear" w:color="auto" w:fill="FFFFFF"/>
        </w:rPr>
        <w:t>)</w:t>
      </w:r>
      <w:r w:rsidR="001A2A4B">
        <w:rPr>
          <w:rFonts w:ascii="Times New Roman" w:hAnsi="Times New Roman" w:cs="Times New Roman"/>
          <w:color w:val="000000"/>
          <w:shd w:val="clear" w:color="auto" w:fill="FFFFFF"/>
        </w:rPr>
        <w:t xml:space="preserve"> </w:t>
      </w:r>
      <w:r w:rsidR="003950DF">
        <w:rPr>
          <w:rFonts w:ascii="Times New Roman" w:hAnsi="Times New Roman" w:cs="Times New Roman"/>
          <w:color w:val="000000"/>
          <w:shd w:val="clear" w:color="auto" w:fill="FFFFFF"/>
        </w:rPr>
        <w:t>(</w:t>
      </w:r>
      <w:r w:rsidR="001A2A4B">
        <w:rPr>
          <w:rFonts w:ascii="Times New Roman" w:hAnsi="Times New Roman" w:cs="Times New Roman"/>
          <w:color w:val="000000"/>
          <w:shd w:val="clear" w:color="auto" w:fill="FFFFFF"/>
        </w:rPr>
        <w:t xml:space="preserve">Table </w:t>
      </w:r>
      <w:r w:rsidR="003950DF">
        <w:rPr>
          <w:rFonts w:ascii="Times New Roman" w:hAnsi="Times New Roman" w:cs="Times New Roman"/>
          <w:color w:val="000000"/>
          <w:shd w:val="clear" w:color="auto" w:fill="FFFFFF"/>
        </w:rPr>
        <w:t>9</w:t>
      </w:r>
      <w:r w:rsidRPr="00D94D9E">
        <w:rPr>
          <w:rFonts w:ascii="Times New Roman" w:hAnsi="Times New Roman" w:cs="Times New Roman"/>
          <w:color w:val="000000"/>
          <w:shd w:val="clear" w:color="auto" w:fill="FFFFFF"/>
        </w:rPr>
        <w:t xml:space="preserve">). However, the three-way interaction of focal age-sex, social state, and the presence or absence of an unflanged male social partner does significantly influence </w:t>
      </w:r>
      <w:r>
        <w:rPr>
          <w:rFonts w:ascii="Times New Roman" w:hAnsi="Times New Roman" w:cs="Times New Roman"/>
          <w:color w:val="000000"/>
          <w:shd w:val="clear" w:color="auto" w:fill="FFFFFF"/>
        </w:rPr>
        <w:t xml:space="preserve">the </w:t>
      </w:r>
      <w:r w:rsidRPr="00D94D9E">
        <w:rPr>
          <w:rFonts w:ascii="Times New Roman" w:hAnsi="Times New Roman" w:cs="Times New Roman"/>
          <w:color w:val="000000"/>
          <w:shd w:val="clear" w:color="auto" w:fill="FFFFFF"/>
        </w:rPr>
        <w:t>rate of SDB (</w:t>
      </w:r>
      <w:r w:rsidRPr="00270E54">
        <w:rPr>
          <w:rFonts w:ascii="Times New Roman" w:hAnsi="Times New Roman" w:cs="Times New Roman"/>
          <w:color w:val="222222"/>
          <w:shd w:val="clear" w:color="auto" w:fill="FFFFFF"/>
        </w:rPr>
        <w:t>β</w:t>
      </w:r>
      <w:r>
        <w:rPr>
          <w:rFonts w:ascii="Times New Roman" w:hAnsi="Times New Roman" w:cs="Times New Roman"/>
          <w:color w:val="000000"/>
          <w:shd w:val="clear" w:color="auto" w:fill="FFFFFF"/>
        </w:rPr>
        <w:t xml:space="preserve">=0.401, </w:t>
      </w:r>
      <w:r w:rsidR="003950DF">
        <w:rPr>
          <w:rFonts w:ascii="Times New Roman" w:hAnsi="Times New Roman" w:cs="Times New Roman"/>
          <w:color w:val="000000"/>
          <w:shd w:val="clear" w:color="auto" w:fill="FFFFFF"/>
        </w:rPr>
        <w:t>F=7.505, p&lt;0.001, Table 9</w:t>
      </w:r>
      <w:r w:rsidRPr="00D94D9E">
        <w:rPr>
          <w:rFonts w:ascii="Times New Roman" w:hAnsi="Times New Roman" w:cs="Times New Roman"/>
          <w:color w:val="000000"/>
          <w:shd w:val="clear" w:color="auto" w:fill="FFFFFF"/>
        </w:rPr>
        <w:t>). More specifically, for an adolescent female focal, socializing with an unflanged male is associated with a significantly lower rate of SDB (mean 1.150±0.374) than socializing with other age-sex classes (mean 1.717±0.537) (p=0.0</w:t>
      </w:r>
      <w:r w:rsidR="003950DF">
        <w:rPr>
          <w:rFonts w:ascii="Times New Roman" w:hAnsi="Times New Roman" w:cs="Times New Roman"/>
          <w:color w:val="000000"/>
          <w:shd w:val="clear" w:color="auto" w:fill="FFFFFF"/>
        </w:rPr>
        <w:t>30) (Table 10</w:t>
      </w:r>
      <w:r w:rsidR="001A2A4B">
        <w:rPr>
          <w:rFonts w:ascii="Times New Roman" w:hAnsi="Times New Roman" w:cs="Times New Roman"/>
          <w:color w:val="000000"/>
          <w:shd w:val="clear" w:color="auto" w:fill="FFFFFF"/>
        </w:rPr>
        <w:t xml:space="preserve">, </w:t>
      </w:r>
      <w:r w:rsidR="001A2A4B">
        <w:rPr>
          <w:rFonts w:ascii="Times New Roman" w:hAnsi="Times New Roman" w:cs="Times New Roman"/>
          <w:color w:val="000000"/>
          <w:shd w:val="clear" w:color="auto" w:fill="FFFFFF"/>
        </w:rPr>
        <w:lastRenderedPageBreak/>
        <w:t xml:space="preserve">Figure </w:t>
      </w:r>
      <w:r w:rsidR="003950DF">
        <w:rPr>
          <w:rFonts w:ascii="Times New Roman" w:hAnsi="Times New Roman" w:cs="Times New Roman"/>
          <w:color w:val="000000"/>
          <w:shd w:val="clear" w:color="auto" w:fill="FFFFFF"/>
        </w:rPr>
        <w:t>9</w:t>
      </w:r>
      <w:r w:rsidRPr="00D94D9E">
        <w:rPr>
          <w:rFonts w:ascii="Times New Roman" w:hAnsi="Times New Roman" w:cs="Times New Roman"/>
          <w:color w:val="000000"/>
          <w:shd w:val="clear" w:color="auto" w:fill="FFFFFF"/>
        </w:rPr>
        <w:t>). No other age-sex classes’ rate of self-directed behavior were significantly affected by the presence or absen</w:t>
      </w:r>
      <w:r>
        <w:rPr>
          <w:rFonts w:ascii="Times New Roman" w:hAnsi="Times New Roman" w:cs="Times New Roman"/>
          <w:color w:val="000000"/>
          <w:shd w:val="clear" w:color="auto" w:fill="FFFFFF"/>
        </w:rPr>
        <w:t>c</w:t>
      </w:r>
      <w:r w:rsidR="001A2A4B">
        <w:rPr>
          <w:rFonts w:ascii="Times New Roman" w:hAnsi="Times New Roman" w:cs="Times New Roman"/>
          <w:color w:val="000000"/>
          <w:shd w:val="clear" w:color="auto" w:fill="FFFFFF"/>
        </w:rPr>
        <w:t xml:space="preserve">e of an unflanged male (Table </w:t>
      </w:r>
      <w:r w:rsidR="003950DF">
        <w:rPr>
          <w:rFonts w:ascii="Times New Roman" w:hAnsi="Times New Roman" w:cs="Times New Roman"/>
          <w:color w:val="000000"/>
          <w:shd w:val="clear" w:color="auto" w:fill="FFFFFF"/>
        </w:rPr>
        <w:t>10</w:t>
      </w:r>
      <w:r w:rsidRPr="00D94D9E">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 xml:space="preserve"> </w:t>
      </w:r>
    </w:p>
    <w:p w14:paraId="6D99FF55" w14:textId="77777777" w:rsidR="00EC1D55" w:rsidRDefault="00EC1D55" w:rsidP="003D3216">
      <w:pPr>
        <w:spacing w:line="480" w:lineRule="auto"/>
        <w:jc w:val="both"/>
        <w:rPr>
          <w:rFonts w:ascii="Times New Roman" w:hAnsi="Times New Roman" w:cs="Times New Roman"/>
          <w:b/>
          <w:color w:val="000000"/>
          <w:sz w:val="20"/>
          <w:szCs w:val="20"/>
          <w:shd w:val="clear" w:color="auto" w:fill="FFFFFF"/>
        </w:rPr>
      </w:pPr>
    </w:p>
    <w:p w14:paraId="47E5573D" w14:textId="6FAFEF06" w:rsidR="00EC1D55" w:rsidRPr="00E9125E" w:rsidRDefault="001A2A4B" w:rsidP="003D3216">
      <w:pPr>
        <w:spacing w:line="480" w:lineRule="auto"/>
        <w:jc w:val="both"/>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Table </w:t>
      </w:r>
      <w:r w:rsidR="00F46D7C">
        <w:rPr>
          <w:rFonts w:ascii="Times New Roman" w:hAnsi="Times New Roman" w:cs="Times New Roman"/>
          <w:b/>
          <w:color w:val="000000"/>
          <w:shd w:val="clear" w:color="auto" w:fill="FFFFFF"/>
        </w:rPr>
        <w:t>9</w:t>
      </w:r>
      <w:r w:rsidR="00EC1D55" w:rsidRPr="00E9125E">
        <w:rPr>
          <w:rFonts w:ascii="Times New Roman" w:hAnsi="Times New Roman" w:cs="Times New Roman"/>
          <w:b/>
          <w:color w:val="000000"/>
          <w:shd w:val="clear" w:color="auto" w:fill="FFFFFF"/>
        </w:rPr>
        <w:t>. Results of a GLMM predicting rate of SDB based on the effect of focal age-sex, social state (social or solitary), interaction between them, the presence or absence of an unflanged male social partner, and the three-way interaction between the age-sex of the focal*social state*presence or absence of an unflanged male social partner. Significant effects (&lt;0.05) are in bold.</w:t>
      </w:r>
    </w:p>
    <w:tbl>
      <w:tblPr>
        <w:tblW w:w="0" w:type="auto"/>
        <w:tblInd w:w="198" w:type="dxa"/>
        <w:tblLook w:val="04A0" w:firstRow="1" w:lastRow="0" w:firstColumn="1" w:lastColumn="0" w:noHBand="0" w:noVBand="1"/>
      </w:tblPr>
      <w:tblGrid>
        <w:gridCol w:w="5060"/>
        <w:gridCol w:w="886"/>
        <w:gridCol w:w="783"/>
        <w:gridCol w:w="967"/>
        <w:gridCol w:w="854"/>
      </w:tblGrid>
      <w:tr w:rsidR="00EC1D55" w:rsidRPr="00D94D9E" w14:paraId="43092AFA" w14:textId="77777777" w:rsidTr="001A2A4B">
        <w:tc>
          <w:tcPr>
            <w:tcW w:w="5060" w:type="dxa"/>
          </w:tcPr>
          <w:p w14:paraId="4450A6A3"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tc>
        <w:tc>
          <w:tcPr>
            <w:tcW w:w="886" w:type="dxa"/>
          </w:tcPr>
          <w:p w14:paraId="65158F22"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F</w:t>
            </w:r>
          </w:p>
        </w:tc>
        <w:tc>
          <w:tcPr>
            <w:tcW w:w="783" w:type="dxa"/>
          </w:tcPr>
          <w:p w14:paraId="0720F5FA" w14:textId="77777777" w:rsidR="00EC1D55" w:rsidRPr="00D94D9E" w:rsidRDefault="00EC1D55" w:rsidP="003D3216">
            <w:pPr>
              <w:spacing w:line="480" w:lineRule="auto"/>
              <w:jc w:val="center"/>
              <w:rPr>
                <w:rFonts w:ascii="Times New Roman" w:hAnsi="Times New Roman" w:cs="Times New Roman"/>
                <w:b/>
                <w:i/>
                <w:color w:val="000000"/>
                <w:shd w:val="clear" w:color="auto" w:fill="FFFFFF"/>
              </w:rPr>
            </w:pPr>
            <w:r w:rsidRPr="00D94D9E">
              <w:rPr>
                <w:rFonts w:ascii="Times New Roman" w:hAnsi="Times New Roman" w:cs="Times New Roman"/>
                <w:b/>
                <w:i/>
                <w:color w:val="000000"/>
                <w:shd w:val="clear" w:color="auto" w:fill="FFFFFF"/>
              </w:rPr>
              <w:t>df1</w:t>
            </w:r>
          </w:p>
        </w:tc>
        <w:tc>
          <w:tcPr>
            <w:tcW w:w="967" w:type="dxa"/>
          </w:tcPr>
          <w:p w14:paraId="16893D82" w14:textId="77777777" w:rsidR="00EC1D55" w:rsidRPr="00D94D9E" w:rsidRDefault="00EC1D55" w:rsidP="003D3216">
            <w:pPr>
              <w:spacing w:line="480" w:lineRule="auto"/>
              <w:jc w:val="center"/>
              <w:rPr>
                <w:rFonts w:ascii="Times New Roman" w:hAnsi="Times New Roman" w:cs="Times New Roman"/>
                <w:b/>
                <w:i/>
                <w:color w:val="000000"/>
                <w:shd w:val="clear" w:color="auto" w:fill="FFFFFF"/>
              </w:rPr>
            </w:pPr>
            <w:r w:rsidRPr="00D94D9E">
              <w:rPr>
                <w:rFonts w:ascii="Times New Roman" w:hAnsi="Times New Roman" w:cs="Times New Roman"/>
                <w:b/>
                <w:i/>
                <w:color w:val="000000"/>
                <w:shd w:val="clear" w:color="auto" w:fill="FFFFFF"/>
              </w:rPr>
              <w:t>df2</w:t>
            </w:r>
          </w:p>
        </w:tc>
        <w:tc>
          <w:tcPr>
            <w:tcW w:w="854" w:type="dxa"/>
          </w:tcPr>
          <w:p w14:paraId="2A0954DB"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P</w:t>
            </w:r>
          </w:p>
        </w:tc>
      </w:tr>
      <w:tr w:rsidR="00EC1D55" w:rsidRPr="00D94D9E" w14:paraId="38714018" w14:textId="77777777" w:rsidTr="001A2A4B">
        <w:tc>
          <w:tcPr>
            <w:tcW w:w="5060" w:type="dxa"/>
          </w:tcPr>
          <w:p w14:paraId="51C2955B"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Corrected Model</w:t>
            </w:r>
          </w:p>
        </w:tc>
        <w:tc>
          <w:tcPr>
            <w:tcW w:w="886" w:type="dxa"/>
          </w:tcPr>
          <w:p w14:paraId="30E8AA69"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6.288</w:t>
            </w:r>
          </w:p>
        </w:tc>
        <w:tc>
          <w:tcPr>
            <w:tcW w:w="783" w:type="dxa"/>
          </w:tcPr>
          <w:p w14:paraId="68DE5CA0"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11</w:t>
            </w:r>
          </w:p>
        </w:tc>
        <w:tc>
          <w:tcPr>
            <w:tcW w:w="967" w:type="dxa"/>
          </w:tcPr>
          <w:p w14:paraId="35946834"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54" w:type="dxa"/>
          </w:tcPr>
          <w:p w14:paraId="196E52F5"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0.000</w:t>
            </w:r>
          </w:p>
        </w:tc>
      </w:tr>
      <w:tr w:rsidR="00EC1D55" w:rsidRPr="00D94D9E" w14:paraId="76FC7032" w14:textId="77777777" w:rsidTr="001A2A4B">
        <w:tc>
          <w:tcPr>
            <w:tcW w:w="5060" w:type="dxa"/>
          </w:tcPr>
          <w:p w14:paraId="6BB4B04F"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Focal age-sex</w:t>
            </w:r>
          </w:p>
        </w:tc>
        <w:tc>
          <w:tcPr>
            <w:tcW w:w="886" w:type="dxa"/>
          </w:tcPr>
          <w:p w14:paraId="0DDCAD81"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3.283</w:t>
            </w:r>
          </w:p>
        </w:tc>
        <w:tc>
          <w:tcPr>
            <w:tcW w:w="783" w:type="dxa"/>
          </w:tcPr>
          <w:p w14:paraId="65F8E96E"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w:t>
            </w:r>
          </w:p>
        </w:tc>
        <w:tc>
          <w:tcPr>
            <w:tcW w:w="967" w:type="dxa"/>
          </w:tcPr>
          <w:p w14:paraId="19200A50"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54" w:type="dxa"/>
          </w:tcPr>
          <w:p w14:paraId="7D38615F"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0.020</w:t>
            </w:r>
          </w:p>
        </w:tc>
      </w:tr>
      <w:tr w:rsidR="00EC1D55" w:rsidRPr="00D94D9E" w14:paraId="74C81EDE" w14:textId="77777777" w:rsidTr="001A2A4B">
        <w:tc>
          <w:tcPr>
            <w:tcW w:w="5060" w:type="dxa"/>
          </w:tcPr>
          <w:p w14:paraId="4D692394"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Social Y or N</w:t>
            </w:r>
          </w:p>
        </w:tc>
        <w:tc>
          <w:tcPr>
            <w:tcW w:w="886" w:type="dxa"/>
          </w:tcPr>
          <w:p w14:paraId="5586B084"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3.904</w:t>
            </w:r>
          </w:p>
        </w:tc>
        <w:tc>
          <w:tcPr>
            <w:tcW w:w="783" w:type="dxa"/>
          </w:tcPr>
          <w:p w14:paraId="2B2EAA4C"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w:t>
            </w:r>
          </w:p>
        </w:tc>
        <w:tc>
          <w:tcPr>
            <w:tcW w:w="967" w:type="dxa"/>
          </w:tcPr>
          <w:p w14:paraId="3847E021"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54" w:type="dxa"/>
          </w:tcPr>
          <w:p w14:paraId="386E2682"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0.048</w:t>
            </w:r>
          </w:p>
        </w:tc>
      </w:tr>
      <w:tr w:rsidR="00EC1D55" w:rsidRPr="00D94D9E" w14:paraId="146BCADE" w14:textId="77777777" w:rsidTr="001A2A4B">
        <w:tc>
          <w:tcPr>
            <w:tcW w:w="5060" w:type="dxa"/>
          </w:tcPr>
          <w:p w14:paraId="3C551C17"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Focal age-sex*Social Y or N</w:t>
            </w:r>
          </w:p>
        </w:tc>
        <w:tc>
          <w:tcPr>
            <w:tcW w:w="886" w:type="dxa"/>
          </w:tcPr>
          <w:p w14:paraId="2823787F"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1.659</w:t>
            </w:r>
          </w:p>
        </w:tc>
        <w:tc>
          <w:tcPr>
            <w:tcW w:w="783" w:type="dxa"/>
          </w:tcPr>
          <w:p w14:paraId="73D26751"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w:t>
            </w:r>
          </w:p>
        </w:tc>
        <w:tc>
          <w:tcPr>
            <w:tcW w:w="967" w:type="dxa"/>
          </w:tcPr>
          <w:p w14:paraId="69D27DB1"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54" w:type="dxa"/>
          </w:tcPr>
          <w:p w14:paraId="4B2CE576"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0.174</w:t>
            </w:r>
          </w:p>
        </w:tc>
      </w:tr>
      <w:tr w:rsidR="00EC1D55" w:rsidRPr="00D94D9E" w14:paraId="01D41E4C" w14:textId="77777777" w:rsidTr="001A2A4B">
        <w:tc>
          <w:tcPr>
            <w:tcW w:w="5060" w:type="dxa"/>
          </w:tcPr>
          <w:p w14:paraId="065268D0"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Unflanged Male Present Y or N</w:t>
            </w:r>
          </w:p>
        </w:tc>
        <w:tc>
          <w:tcPr>
            <w:tcW w:w="886" w:type="dxa"/>
          </w:tcPr>
          <w:p w14:paraId="228BB5F3"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0.567</w:t>
            </w:r>
          </w:p>
        </w:tc>
        <w:tc>
          <w:tcPr>
            <w:tcW w:w="783" w:type="dxa"/>
          </w:tcPr>
          <w:p w14:paraId="64D00291"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w:t>
            </w:r>
          </w:p>
        </w:tc>
        <w:tc>
          <w:tcPr>
            <w:tcW w:w="967" w:type="dxa"/>
          </w:tcPr>
          <w:p w14:paraId="1AFF65F8"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54" w:type="dxa"/>
          </w:tcPr>
          <w:p w14:paraId="52F7A725"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0.451</w:t>
            </w:r>
          </w:p>
        </w:tc>
      </w:tr>
      <w:tr w:rsidR="00EC1D55" w:rsidRPr="00D94D9E" w14:paraId="35647E31" w14:textId="77777777" w:rsidTr="001A2A4B">
        <w:tc>
          <w:tcPr>
            <w:tcW w:w="5060" w:type="dxa"/>
          </w:tcPr>
          <w:p w14:paraId="419AF3A5"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Focal age-sex*Social Y or N*Unflanged Male Present Y or N</w:t>
            </w:r>
          </w:p>
        </w:tc>
        <w:tc>
          <w:tcPr>
            <w:tcW w:w="886" w:type="dxa"/>
          </w:tcPr>
          <w:p w14:paraId="7081D6F5"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7.505</w:t>
            </w:r>
          </w:p>
        </w:tc>
        <w:tc>
          <w:tcPr>
            <w:tcW w:w="783" w:type="dxa"/>
          </w:tcPr>
          <w:p w14:paraId="402079ED"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3</w:t>
            </w:r>
          </w:p>
        </w:tc>
        <w:tc>
          <w:tcPr>
            <w:tcW w:w="967" w:type="dxa"/>
          </w:tcPr>
          <w:p w14:paraId="38F25BEE"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54" w:type="dxa"/>
          </w:tcPr>
          <w:p w14:paraId="44BD8357"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0.000</w:t>
            </w:r>
          </w:p>
        </w:tc>
      </w:tr>
    </w:tbl>
    <w:p w14:paraId="6B49F29E"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p w14:paraId="0EED88EB" w14:textId="47E22550" w:rsidR="00EC1D55" w:rsidRPr="00E9125E" w:rsidRDefault="001A2A4B" w:rsidP="003D3216">
      <w:pPr>
        <w:spacing w:line="480" w:lineRule="auto"/>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Table </w:t>
      </w:r>
      <w:r w:rsidR="00F46D7C">
        <w:rPr>
          <w:rFonts w:ascii="Times New Roman" w:hAnsi="Times New Roman" w:cs="Times New Roman"/>
          <w:b/>
          <w:color w:val="000000"/>
          <w:shd w:val="clear" w:color="auto" w:fill="FFFFFF"/>
        </w:rPr>
        <w:t>10</w:t>
      </w:r>
      <w:r w:rsidR="00EC1D55" w:rsidRPr="00E9125E">
        <w:rPr>
          <w:rFonts w:ascii="Times New Roman" w:hAnsi="Times New Roman" w:cs="Times New Roman"/>
          <w:b/>
          <w:color w:val="000000"/>
          <w:shd w:val="clear" w:color="auto" w:fill="FFFFFF"/>
        </w:rPr>
        <w:t xml:space="preserve">. Pairwise contrasts between an unflanged male social partner </w:t>
      </w:r>
      <w:r w:rsidR="00EC1D55" w:rsidRPr="00E9125E">
        <w:rPr>
          <w:rFonts w:ascii="Times New Roman" w:hAnsi="Times New Roman" w:cs="Times New Roman"/>
          <w:b/>
          <w:i/>
          <w:color w:val="000000"/>
          <w:shd w:val="clear" w:color="auto" w:fill="FFFFFF"/>
        </w:rPr>
        <w:t>not</w:t>
      </w:r>
      <w:r w:rsidR="00EC1D55" w:rsidRPr="00E9125E">
        <w:rPr>
          <w:rFonts w:ascii="Times New Roman" w:hAnsi="Times New Roman" w:cs="Times New Roman"/>
          <w:b/>
          <w:color w:val="000000"/>
          <w:shd w:val="clear" w:color="auto" w:fill="FFFFFF"/>
        </w:rPr>
        <w:t xml:space="preserve"> present versus present for each focal age-sex class when social. Significant contrasts (&lt;0.05) are in bold.</w:t>
      </w:r>
    </w:p>
    <w:tbl>
      <w:tblPr>
        <w:tblW w:w="8640" w:type="dxa"/>
        <w:tblInd w:w="72" w:type="dxa"/>
        <w:tblLayout w:type="fixed"/>
        <w:tblLook w:val="04A0" w:firstRow="1" w:lastRow="0" w:firstColumn="1" w:lastColumn="0" w:noHBand="0" w:noVBand="1"/>
      </w:tblPr>
      <w:tblGrid>
        <w:gridCol w:w="990"/>
        <w:gridCol w:w="900"/>
        <w:gridCol w:w="990"/>
        <w:gridCol w:w="900"/>
        <w:gridCol w:w="810"/>
        <w:gridCol w:w="810"/>
        <w:gridCol w:w="810"/>
        <w:gridCol w:w="810"/>
        <w:gridCol w:w="810"/>
        <w:gridCol w:w="810"/>
      </w:tblGrid>
      <w:tr w:rsidR="00EC1D55" w:rsidRPr="00D94D9E" w14:paraId="1A6F9AE2" w14:textId="77777777" w:rsidTr="001A2A4B">
        <w:tc>
          <w:tcPr>
            <w:tcW w:w="990" w:type="dxa"/>
            <w:tcMar>
              <w:left w:w="72" w:type="dxa"/>
              <w:right w:w="72" w:type="dxa"/>
            </w:tcMar>
          </w:tcPr>
          <w:p w14:paraId="49AA5A0A"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Focal age-sex</w:t>
            </w:r>
          </w:p>
        </w:tc>
        <w:tc>
          <w:tcPr>
            <w:tcW w:w="900" w:type="dxa"/>
            <w:tcMar>
              <w:left w:w="72" w:type="dxa"/>
              <w:right w:w="72" w:type="dxa"/>
            </w:tcMar>
          </w:tcPr>
          <w:p w14:paraId="274D1417"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Social Y</w:t>
            </w:r>
            <w:r>
              <w:rPr>
                <w:rFonts w:ascii="Times New Roman" w:hAnsi="Times New Roman" w:cs="Times New Roman"/>
                <w:b/>
                <w:color w:val="000000"/>
                <w:shd w:val="clear" w:color="auto" w:fill="FFFFFF"/>
              </w:rPr>
              <w:t>/</w:t>
            </w:r>
            <w:r w:rsidRPr="00D94D9E">
              <w:rPr>
                <w:rFonts w:ascii="Times New Roman" w:hAnsi="Times New Roman" w:cs="Times New Roman"/>
                <w:b/>
                <w:color w:val="000000"/>
                <w:shd w:val="clear" w:color="auto" w:fill="FFFFFF"/>
              </w:rPr>
              <w:t>N</w:t>
            </w:r>
          </w:p>
        </w:tc>
        <w:tc>
          <w:tcPr>
            <w:tcW w:w="990" w:type="dxa"/>
            <w:tcMar>
              <w:left w:w="72" w:type="dxa"/>
              <w:right w:w="72" w:type="dxa"/>
            </w:tcMar>
          </w:tcPr>
          <w:p w14:paraId="530883C1" w14:textId="77777777" w:rsidR="00EC1D55" w:rsidRDefault="00EC1D55" w:rsidP="003D3216">
            <w:pPr>
              <w:spacing w:line="480" w:lineRule="auto"/>
              <w:jc w:val="center"/>
              <w:rPr>
                <w:rFonts w:ascii="Times New Roman" w:hAnsi="Times New Roman" w:cs="Times New Roman"/>
                <w:b/>
                <w:color w:val="000000"/>
                <w:shd w:val="clear" w:color="auto" w:fill="FFFFFF"/>
              </w:rPr>
            </w:pPr>
            <w:proofErr w:type="spellStart"/>
            <w:r>
              <w:rPr>
                <w:rFonts w:ascii="Times New Roman" w:hAnsi="Times New Roman" w:cs="Times New Roman"/>
                <w:b/>
                <w:color w:val="000000"/>
                <w:shd w:val="clear" w:color="auto" w:fill="FFFFFF"/>
              </w:rPr>
              <w:t>Unfl</w:t>
            </w:r>
            <w:proofErr w:type="spellEnd"/>
            <w:r>
              <w:rPr>
                <w:rFonts w:ascii="Times New Roman" w:hAnsi="Times New Roman" w:cs="Times New Roman"/>
                <w:b/>
                <w:color w:val="000000"/>
                <w:shd w:val="clear" w:color="auto" w:fill="FFFFFF"/>
              </w:rPr>
              <w:t>.</w:t>
            </w:r>
          </w:p>
          <w:p w14:paraId="08B3754F"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 xml:space="preserve">Male </w:t>
            </w:r>
            <w:r w:rsidRPr="00D94D9E">
              <w:rPr>
                <w:rFonts w:ascii="Times New Roman" w:hAnsi="Times New Roman" w:cs="Times New Roman"/>
                <w:b/>
                <w:color w:val="000000"/>
                <w:shd w:val="clear" w:color="auto" w:fill="FFFFFF"/>
              </w:rPr>
              <w:lastRenderedPageBreak/>
              <w:t>Present Y or N</w:t>
            </w:r>
          </w:p>
        </w:tc>
        <w:tc>
          <w:tcPr>
            <w:tcW w:w="900" w:type="dxa"/>
            <w:tcMar>
              <w:left w:w="72" w:type="dxa"/>
              <w:right w:w="72" w:type="dxa"/>
            </w:tcMar>
          </w:tcPr>
          <w:p w14:paraId="67A80448" w14:textId="77777777" w:rsidR="00EC1D55" w:rsidRDefault="00EC1D55" w:rsidP="003D3216">
            <w:pPr>
              <w:spacing w:line="480" w:lineRule="auto"/>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lastRenderedPageBreak/>
              <w:t>Cont.</w:t>
            </w:r>
          </w:p>
          <w:p w14:paraId="33B91AEB"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 Est.</w:t>
            </w:r>
          </w:p>
        </w:tc>
        <w:tc>
          <w:tcPr>
            <w:tcW w:w="810" w:type="dxa"/>
            <w:tcMar>
              <w:left w:w="72" w:type="dxa"/>
              <w:right w:w="72" w:type="dxa"/>
            </w:tcMar>
          </w:tcPr>
          <w:p w14:paraId="5F4A7E43"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Std. Err</w:t>
            </w:r>
            <w:r>
              <w:rPr>
                <w:rFonts w:ascii="Times New Roman" w:hAnsi="Times New Roman" w:cs="Times New Roman"/>
                <w:b/>
                <w:color w:val="000000"/>
                <w:shd w:val="clear" w:color="auto" w:fill="FFFFFF"/>
              </w:rPr>
              <w:t>.</w:t>
            </w:r>
          </w:p>
        </w:tc>
        <w:tc>
          <w:tcPr>
            <w:tcW w:w="810" w:type="dxa"/>
            <w:tcMar>
              <w:left w:w="72" w:type="dxa"/>
              <w:right w:w="72" w:type="dxa"/>
            </w:tcMar>
          </w:tcPr>
          <w:p w14:paraId="47DAC8D3" w14:textId="77777777" w:rsidR="00EC1D55" w:rsidRPr="00D94D9E" w:rsidRDefault="00EC1D55" w:rsidP="003D3216">
            <w:pPr>
              <w:spacing w:line="480" w:lineRule="auto"/>
              <w:jc w:val="center"/>
              <w:rPr>
                <w:rFonts w:ascii="Times New Roman" w:hAnsi="Times New Roman" w:cs="Times New Roman"/>
                <w:b/>
                <w:i/>
                <w:color w:val="000000"/>
                <w:shd w:val="clear" w:color="auto" w:fill="FFFFFF"/>
              </w:rPr>
            </w:pPr>
            <w:r w:rsidRPr="00D94D9E">
              <w:rPr>
                <w:rFonts w:ascii="Times New Roman" w:hAnsi="Times New Roman" w:cs="Times New Roman"/>
                <w:b/>
                <w:i/>
                <w:color w:val="000000"/>
                <w:shd w:val="clear" w:color="auto" w:fill="FFFFFF"/>
              </w:rPr>
              <w:t>t</w:t>
            </w:r>
          </w:p>
        </w:tc>
        <w:tc>
          <w:tcPr>
            <w:tcW w:w="810" w:type="dxa"/>
            <w:tcMar>
              <w:left w:w="72" w:type="dxa"/>
              <w:right w:w="72" w:type="dxa"/>
            </w:tcMar>
          </w:tcPr>
          <w:p w14:paraId="2F57237D" w14:textId="77777777" w:rsidR="00EC1D55" w:rsidRPr="00D94D9E" w:rsidRDefault="00EC1D55" w:rsidP="003D3216">
            <w:pPr>
              <w:spacing w:line="480" w:lineRule="auto"/>
              <w:jc w:val="center"/>
              <w:rPr>
                <w:rFonts w:ascii="Times New Roman" w:hAnsi="Times New Roman" w:cs="Times New Roman"/>
                <w:b/>
                <w:i/>
                <w:color w:val="000000"/>
                <w:shd w:val="clear" w:color="auto" w:fill="FFFFFF"/>
              </w:rPr>
            </w:pPr>
            <w:r w:rsidRPr="00D94D9E">
              <w:rPr>
                <w:rFonts w:ascii="Times New Roman" w:hAnsi="Times New Roman" w:cs="Times New Roman"/>
                <w:b/>
                <w:i/>
                <w:color w:val="000000"/>
                <w:shd w:val="clear" w:color="auto" w:fill="FFFFFF"/>
              </w:rPr>
              <w:t>df</w:t>
            </w:r>
          </w:p>
        </w:tc>
        <w:tc>
          <w:tcPr>
            <w:tcW w:w="810" w:type="dxa"/>
            <w:tcMar>
              <w:left w:w="72" w:type="dxa"/>
              <w:right w:w="72" w:type="dxa"/>
            </w:tcMar>
          </w:tcPr>
          <w:p w14:paraId="3CF94E46"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Adj. Sig.</w:t>
            </w:r>
          </w:p>
        </w:tc>
        <w:tc>
          <w:tcPr>
            <w:tcW w:w="810" w:type="dxa"/>
            <w:tcMar>
              <w:left w:w="72" w:type="dxa"/>
              <w:right w:w="72" w:type="dxa"/>
            </w:tcMar>
          </w:tcPr>
          <w:p w14:paraId="433CA16E" w14:textId="77777777" w:rsidR="00EC1D55" w:rsidRDefault="00EC1D55" w:rsidP="003D3216">
            <w:pPr>
              <w:spacing w:line="480" w:lineRule="auto"/>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Low.</w:t>
            </w:r>
          </w:p>
          <w:p w14:paraId="0809D62D" w14:textId="77777777" w:rsidR="00EC1D55"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 xml:space="preserve"> CI </w:t>
            </w:r>
          </w:p>
          <w:p w14:paraId="7C6A2E52" w14:textId="77777777" w:rsidR="00EC1D55" w:rsidRPr="000454CF" w:rsidRDefault="00EC1D55" w:rsidP="003D3216">
            <w:pPr>
              <w:spacing w:line="480" w:lineRule="auto"/>
              <w:jc w:val="center"/>
              <w:rPr>
                <w:rFonts w:ascii="Times New Roman" w:hAnsi="Times New Roman" w:cs="Times New Roman"/>
                <w:b/>
                <w:color w:val="000000"/>
                <w:sz w:val="22"/>
                <w:szCs w:val="22"/>
                <w:shd w:val="clear" w:color="auto" w:fill="FFFFFF"/>
              </w:rPr>
            </w:pPr>
            <w:r w:rsidRPr="000454CF">
              <w:rPr>
                <w:rFonts w:ascii="Times New Roman" w:hAnsi="Times New Roman" w:cs="Times New Roman"/>
                <w:b/>
                <w:color w:val="000000"/>
                <w:sz w:val="22"/>
                <w:szCs w:val="22"/>
                <w:shd w:val="clear" w:color="auto" w:fill="FFFFFF"/>
              </w:rPr>
              <w:lastRenderedPageBreak/>
              <w:t>(95%)</w:t>
            </w:r>
          </w:p>
        </w:tc>
        <w:tc>
          <w:tcPr>
            <w:tcW w:w="810" w:type="dxa"/>
            <w:tcMar>
              <w:left w:w="72" w:type="dxa"/>
              <w:right w:w="72" w:type="dxa"/>
            </w:tcMar>
          </w:tcPr>
          <w:p w14:paraId="108005EA"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proofErr w:type="spellStart"/>
            <w:r>
              <w:rPr>
                <w:rFonts w:ascii="Times New Roman" w:hAnsi="Times New Roman" w:cs="Times New Roman"/>
                <w:b/>
                <w:color w:val="000000"/>
                <w:shd w:val="clear" w:color="auto" w:fill="FFFFFF"/>
              </w:rPr>
              <w:lastRenderedPageBreak/>
              <w:t>Upp</w:t>
            </w:r>
            <w:proofErr w:type="spellEnd"/>
            <w:r>
              <w:rPr>
                <w:rFonts w:ascii="Times New Roman" w:hAnsi="Times New Roman" w:cs="Times New Roman"/>
                <w:b/>
                <w:color w:val="000000"/>
                <w:shd w:val="clear" w:color="auto" w:fill="FFFFFF"/>
              </w:rPr>
              <w:t>.</w:t>
            </w:r>
            <w:r w:rsidRPr="00D94D9E">
              <w:rPr>
                <w:rFonts w:ascii="Times New Roman" w:hAnsi="Times New Roman" w:cs="Times New Roman"/>
                <w:b/>
                <w:color w:val="000000"/>
                <w:shd w:val="clear" w:color="auto" w:fill="FFFFFF"/>
              </w:rPr>
              <w:t xml:space="preserve"> CI </w:t>
            </w:r>
            <w:r w:rsidRPr="000454CF">
              <w:rPr>
                <w:rFonts w:ascii="Times New Roman" w:hAnsi="Times New Roman" w:cs="Times New Roman"/>
                <w:b/>
                <w:color w:val="000000"/>
                <w:sz w:val="22"/>
                <w:szCs w:val="22"/>
                <w:shd w:val="clear" w:color="auto" w:fill="FFFFFF"/>
              </w:rPr>
              <w:lastRenderedPageBreak/>
              <w:t>(95%)</w:t>
            </w:r>
          </w:p>
        </w:tc>
      </w:tr>
      <w:tr w:rsidR="00EC1D55" w:rsidRPr="00D94D9E" w14:paraId="3131FF7D" w14:textId="77777777" w:rsidTr="001A2A4B">
        <w:tc>
          <w:tcPr>
            <w:tcW w:w="990" w:type="dxa"/>
            <w:vMerge w:val="restart"/>
            <w:tcMar>
              <w:left w:w="72" w:type="dxa"/>
              <w:right w:w="72" w:type="dxa"/>
            </w:tcMar>
          </w:tcPr>
          <w:p w14:paraId="46957E68"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roofErr w:type="spellStart"/>
            <w:r w:rsidRPr="00D94D9E">
              <w:rPr>
                <w:rFonts w:ascii="Times New Roman" w:hAnsi="Times New Roman" w:cs="Times New Roman"/>
                <w:color w:val="000000"/>
                <w:shd w:val="clear" w:color="auto" w:fill="FFFFFF"/>
              </w:rPr>
              <w:lastRenderedPageBreak/>
              <w:t>Adol</w:t>
            </w:r>
            <w:proofErr w:type="spellEnd"/>
            <w:r w:rsidRPr="00D94D9E">
              <w:rPr>
                <w:rFonts w:ascii="Times New Roman" w:hAnsi="Times New Roman" w:cs="Times New Roman"/>
                <w:color w:val="000000"/>
                <w:shd w:val="clear" w:color="auto" w:fill="FFFFFF"/>
              </w:rPr>
              <w:t xml:space="preserve"> Female</w:t>
            </w:r>
          </w:p>
        </w:tc>
        <w:tc>
          <w:tcPr>
            <w:tcW w:w="900" w:type="dxa"/>
            <w:vMerge w:val="restart"/>
            <w:tcMar>
              <w:left w:w="72" w:type="dxa"/>
              <w:right w:w="72" w:type="dxa"/>
            </w:tcMar>
          </w:tcPr>
          <w:p w14:paraId="701F3F5C"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w:t>
            </w:r>
          </w:p>
        </w:tc>
        <w:tc>
          <w:tcPr>
            <w:tcW w:w="990" w:type="dxa"/>
            <w:tcMar>
              <w:left w:w="72" w:type="dxa"/>
              <w:right w:w="72" w:type="dxa"/>
            </w:tcMar>
          </w:tcPr>
          <w:p w14:paraId="79CE959E"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N-Y</w:t>
            </w:r>
          </w:p>
        </w:tc>
        <w:tc>
          <w:tcPr>
            <w:tcW w:w="900" w:type="dxa"/>
            <w:tcMar>
              <w:left w:w="72" w:type="dxa"/>
              <w:right w:w="72" w:type="dxa"/>
            </w:tcMar>
          </w:tcPr>
          <w:p w14:paraId="054ECF81"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0.567</w:t>
            </w:r>
          </w:p>
        </w:tc>
        <w:tc>
          <w:tcPr>
            <w:tcW w:w="810" w:type="dxa"/>
            <w:tcMar>
              <w:left w:w="72" w:type="dxa"/>
              <w:right w:w="72" w:type="dxa"/>
            </w:tcMar>
          </w:tcPr>
          <w:p w14:paraId="3B7B3A24"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0.262</w:t>
            </w:r>
          </w:p>
        </w:tc>
        <w:tc>
          <w:tcPr>
            <w:tcW w:w="810" w:type="dxa"/>
            <w:tcMar>
              <w:left w:w="72" w:type="dxa"/>
              <w:right w:w="72" w:type="dxa"/>
            </w:tcMar>
          </w:tcPr>
          <w:p w14:paraId="01724C5A"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2.168</w:t>
            </w:r>
          </w:p>
        </w:tc>
        <w:tc>
          <w:tcPr>
            <w:tcW w:w="810" w:type="dxa"/>
            <w:tcMar>
              <w:left w:w="72" w:type="dxa"/>
              <w:right w:w="72" w:type="dxa"/>
            </w:tcMar>
          </w:tcPr>
          <w:p w14:paraId="18E7C0EF"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10" w:type="dxa"/>
            <w:tcMar>
              <w:left w:w="72" w:type="dxa"/>
              <w:right w:w="72" w:type="dxa"/>
            </w:tcMar>
          </w:tcPr>
          <w:p w14:paraId="0DE1590F"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0.030</w:t>
            </w:r>
          </w:p>
        </w:tc>
        <w:tc>
          <w:tcPr>
            <w:tcW w:w="810" w:type="dxa"/>
            <w:tcMar>
              <w:left w:w="72" w:type="dxa"/>
              <w:right w:w="72" w:type="dxa"/>
            </w:tcMar>
          </w:tcPr>
          <w:p w14:paraId="19225753"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0.054</w:t>
            </w:r>
          </w:p>
        </w:tc>
        <w:tc>
          <w:tcPr>
            <w:tcW w:w="810" w:type="dxa"/>
            <w:tcMar>
              <w:left w:w="72" w:type="dxa"/>
              <w:right w:w="72" w:type="dxa"/>
            </w:tcMar>
          </w:tcPr>
          <w:p w14:paraId="557CD631"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1.080</w:t>
            </w:r>
          </w:p>
        </w:tc>
      </w:tr>
      <w:tr w:rsidR="00EC1D55" w:rsidRPr="00D94D9E" w14:paraId="563D1E93" w14:textId="77777777" w:rsidTr="001A2A4B">
        <w:tc>
          <w:tcPr>
            <w:tcW w:w="990" w:type="dxa"/>
            <w:vMerge/>
            <w:tcMar>
              <w:left w:w="72" w:type="dxa"/>
              <w:right w:w="72" w:type="dxa"/>
            </w:tcMar>
          </w:tcPr>
          <w:p w14:paraId="66232CEF"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tc>
        <w:tc>
          <w:tcPr>
            <w:tcW w:w="900" w:type="dxa"/>
            <w:vMerge/>
            <w:tcMar>
              <w:left w:w="72" w:type="dxa"/>
              <w:right w:w="72" w:type="dxa"/>
            </w:tcMar>
          </w:tcPr>
          <w:p w14:paraId="6E7FB473"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p>
        </w:tc>
        <w:tc>
          <w:tcPr>
            <w:tcW w:w="990" w:type="dxa"/>
            <w:tcMar>
              <w:left w:w="72" w:type="dxa"/>
              <w:right w:w="72" w:type="dxa"/>
            </w:tcMar>
          </w:tcPr>
          <w:p w14:paraId="343A81A2"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Y-N</w:t>
            </w:r>
          </w:p>
        </w:tc>
        <w:tc>
          <w:tcPr>
            <w:tcW w:w="900" w:type="dxa"/>
            <w:tcMar>
              <w:left w:w="72" w:type="dxa"/>
              <w:right w:w="72" w:type="dxa"/>
            </w:tcMar>
          </w:tcPr>
          <w:p w14:paraId="438C0662"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-0.567</w:t>
            </w:r>
          </w:p>
        </w:tc>
        <w:tc>
          <w:tcPr>
            <w:tcW w:w="810" w:type="dxa"/>
            <w:tcMar>
              <w:left w:w="72" w:type="dxa"/>
              <w:right w:w="72" w:type="dxa"/>
            </w:tcMar>
          </w:tcPr>
          <w:p w14:paraId="6DDDB1F8"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0.262</w:t>
            </w:r>
          </w:p>
        </w:tc>
        <w:tc>
          <w:tcPr>
            <w:tcW w:w="810" w:type="dxa"/>
            <w:tcMar>
              <w:left w:w="72" w:type="dxa"/>
              <w:right w:w="72" w:type="dxa"/>
            </w:tcMar>
          </w:tcPr>
          <w:p w14:paraId="6D016529"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-2.168</w:t>
            </w:r>
          </w:p>
        </w:tc>
        <w:tc>
          <w:tcPr>
            <w:tcW w:w="810" w:type="dxa"/>
            <w:tcMar>
              <w:left w:w="72" w:type="dxa"/>
              <w:right w:w="72" w:type="dxa"/>
            </w:tcMar>
          </w:tcPr>
          <w:p w14:paraId="6992CFA7"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10" w:type="dxa"/>
            <w:tcMar>
              <w:left w:w="72" w:type="dxa"/>
              <w:right w:w="72" w:type="dxa"/>
            </w:tcMar>
          </w:tcPr>
          <w:p w14:paraId="403519F3" w14:textId="77777777" w:rsidR="00EC1D55" w:rsidRPr="00D94D9E" w:rsidRDefault="00EC1D55" w:rsidP="003D3216">
            <w:pPr>
              <w:spacing w:line="480" w:lineRule="auto"/>
              <w:jc w:val="center"/>
              <w:rPr>
                <w:rFonts w:ascii="Times New Roman" w:hAnsi="Times New Roman" w:cs="Times New Roman"/>
                <w:b/>
                <w:color w:val="000000"/>
                <w:shd w:val="clear" w:color="auto" w:fill="FFFFFF"/>
              </w:rPr>
            </w:pPr>
            <w:r w:rsidRPr="00D94D9E">
              <w:rPr>
                <w:rFonts w:ascii="Times New Roman" w:hAnsi="Times New Roman" w:cs="Times New Roman"/>
                <w:b/>
                <w:color w:val="000000"/>
                <w:shd w:val="clear" w:color="auto" w:fill="FFFFFF"/>
              </w:rPr>
              <w:t>0.030</w:t>
            </w:r>
          </w:p>
        </w:tc>
        <w:tc>
          <w:tcPr>
            <w:tcW w:w="810" w:type="dxa"/>
            <w:tcMar>
              <w:left w:w="72" w:type="dxa"/>
              <w:right w:w="72" w:type="dxa"/>
            </w:tcMar>
          </w:tcPr>
          <w:p w14:paraId="503168C7"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-1.080</w:t>
            </w:r>
          </w:p>
        </w:tc>
        <w:tc>
          <w:tcPr>
            <w:tcW w:w="810" w:type="dxa"/>
            <w:tcMar>
              <w:left w:w="72" w:type="dxa"/>
              <w:right w:w="72" w:type="dxa"/>
            </w:tcMar>
          </w:tcPr>
          <w:p w14:paraId="128D6A8B"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-0.054</w:t>
            </w:r>
          </w:p>
        </w:tc>
      </w:tr>
      <w:tr w:rsidR="00EC1D55" w:rsidRPr="00D94D9E" w14:paraId="185CA8FC" w14:textId="77777777" w:rsidTr="001A2A4B">
        <w:tc>
          <w:tcPr>
            <w:tcW w:w="990" w:type="dxa"/>
            <w:vMerge w:val="restart"/>
            <w:tcMar>
              <w:left w:w="72" w:type="dxa"/>
              <w:right w:w="72" w:type="dxa"/>
            </w:tcMar>
          </w:tcPr>
          <w:p w14:paraId="01CAE392"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Adult Female</w:t>
            </w:r>
          </w:p>
        </w:tc>
        <w:tc>
          <w:tcPr>
            <w:tcW w:w="900" w:type="dxa"/>
            <w:vMerge w:val="restart"/>
            <w:tcMar>
              <w:left w:w="72" w:type="dxa"/>
              <w:right w:w="72" w:type="dxa"/>
            </w:tcMar>
          </w:tcPr>
          <w:p w14:paraId="5F88F64F"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w:t>
            </w:r>
          </w:p>
        </w:tc>
        <w:tc>
          <w:tcPr>
            <w:tcW w:w="990" w:type="dxa"/>
            <w:tcMar>
              <w:left w:w="72" w:type="dxa"/>
              <w:right w:w="72" w:type="dxa"/>
            </w:tcMar>
          </w:tcPr>
          <w:p w14:paraId="245E1D3B"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N-Y</w:t>
            </w:r>
          </w:p>
        </w:tc>
        <w:tc>
          <w:tcPr>
            <w:tcW w:w="900" w:type="dxa"/>
            <w:tcMar>
              <w:left w:w="72" w:type="dxa"/>
              <w:right w:w="72" w:type="dxa"/>
            </w:tcMar>
          </w:tcPr>
          <w:p w14:paraId="49941376"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0.192</w:t>
            </w:r>
          </w:p>
        </w:tc>
        <w:tc>
          <w:tcPr>
            <w:tcW w:w="810" w:type="dxa"/>
            <w:tcMar>
              <w:left w:w="72" w:type="dxa"/>
              <w:right w:w="72" w:type="dxa"/>
            </w:tcMar>
          </w:tcPr>
          <w:p w14:paraId="50BB6417"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0.123</w:t>
            </w:r>
          </w:p>
        </w:tc>
        <w:tc>
          <w:tcPr>
            <w:tcW w:w="810" w:type="dxa"/>
            <w:tcMar>
              <w:left w:w="72" w:type="dxa"/>
              <w:right w:w="72" w:type="dxa"/>
            </w:tcMar>
          </w:tcPr>
          <w:p w14:paraId="3FFBB879"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1.570</w:t>
            </w:r>
          </w:p>
        </w:tc>
        <w:tc>
          <w:tcPr>
            <w:tcW w:w="810" w:type="dxa"/>
            <w:tcMar>
              <w:left w:w="72" w:type="dxa"/>
              <w:right w:w="72" w:type="dxa"/>
            </w:tcMar>
          </w:tcPr>
          <w:p w14:paraId="36E0C5EF"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10" w:type="dxa"/>
            <w:tcMar>
              <w:left w:w="72" w:type="dxa"/>
              <w:right w:w="72" w:type="dxa"/>
            </w:tcMar>
          </w:tcPr>
          <w:p w14:paraId="681642B4"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0.117</w:t>
            </w:r>
          </w:p>
        </w:tc>
        <w:tc>
          <w:tcPr>
            <w:tcW w:w="810" w:type="dxa"/>
            <w:tcMar>
              <w:left w:w="72" w:type="dxa"/>
              <w:right w:w="72" w:type="dxa"/>
            </w:tcMar>
          </w:tcPr>
          <w:p w14:paraId="3909EE46"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-0.048</w:t>
            </w:r>
          </w:p>
        </w:tc>
        <w:tc>
          <w:tcPr>
            <w:tcW w:w="810" w:type="dxa"/>
            <w:tcMar>
              <w:left w:w="72" w:type="dxa"/>
              <w:right w:w="72" w:type="dxa"/>
            </w:tcMar>
          </w:tcPr>
          <w:p w14:paraId="4D06C912"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0.433</w:t>
            </w:r>
          </w:p>
        </w:tc>
      </w:tr>
      <w:tr w:rsidR="00EC1D55" w:rsidRPr="00D94D9E" w14:paraId="1CCBAF7B" w14:textId="77777777" w:rsidTr="001A2A4B">
        <w:tc>
          <w:tcPr>
            <w:tcW w:w="990" w:type="dxa"/>
            <w:vMerge/>
            <w:tcMar>
              <w:left w:w="72" w:type="dxa"/>
              <w:right w:w="72" w:type="dxa"/>
            </w:tcMar>
          </w:tcPr>
          <w:p w14:paraId="35CB7F2C"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tc>
        <w:tc>
          <w:tcPr>
            <w:tcW w:w="900" w:type="dxa"/>
            <w:vMerge/>
            <w:tcMar>
              <w:left w:w="72" w:type="dxa"/>
              <w:right w:w="72" w:type="dxa"/>
            </w:tcMar>
          </w:tcPr>
          <w:p w14:paraId="5ADA9A97"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p>
        </w:tc>
        <w:tc>
          <w:tcPr>
            <w:tcW w:w="990" w:type="dxa"/>
            <w:tcMar>
              <w:left w:w="72" w:type="dxa"/>
              <w:right w:w="72" w:type="dxa"/>
            </w:tcMar>
          </w:tcPr>
          <w:p w14:paraId="0F698A5F"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Y-N</w:t>
            </w:r>
          </w:p>
        </w:tc>
        <w:tc>
          <w:tcPr>
            <w:tcW w:w="900" w:type="dxa"/>
            <w:tcMar>
              <w:left w:w="72" w:type="dxa"/>
              <w:right w:w="72" w:type="dxa"/>
            </w:tcMar>
          </w:tcPr>
          <w:p w14:paraId="5EEE071F"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-0.192</w:t>
            </w:r>
          </w:p>
        </w:tc>
        <w:tc>
          <w:tcPr>
            <w:tcW w:w="810" w:type="dxa"/>
            <w:tcMar>
              <w:left w:w="72" w:type="dxa"/>
              <w:right w:w="72" w:type="dxa"/>
            </w:tcMar>
          </w:tcPr>
          <w:p w14:paraId="6C941B55"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0.123</w:t>
            </w:r>
          </w:p>
        </w:tc>
        <w:tc>
          <w:tcPr>
            <w:tcW w:w="810" w:type="dxa"/>
            <w:tcMar>
              <w:left w:w="72" w:type="dxa"/>
              <w:right w:w="72" w:type="dxa"/>
            </w:tcMar>
          </w:tcPr>
          <w:p w14:paraId="08E97B60"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-1.570</w:t>
            </w:r>
          </w:p>
        </w:tc>
        <w:tc>
          <w:tcPr>
            <w:tcW w:w="810" w:type="dxa"/>
            <w:tcMar>
              <w:left w:w="72" w:type="dxa"/>
              <w:right w:w="72" w:type="dxa"/>
            </w:tcMar>
          </w:tcPr>
          <w:p w14:paraId="002ED025"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10" w:type="dxa"/>
            <w:tcMar>
              <w:left w:w="72" w:type="dxa"/>
              <w:right w:w="72" w:type="dxa"/>
            </w:tcMar>
          </w:tcPr>
          <w:p w14:paraId="1EF3CCBF"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0.117</w:t>
            </w:r>
          </w:p>
        </w:tc>
        <w:tc>
          <w:tcPr>
            <w:tcW w:w="810" w:type="dxa"/>
            <w:tcMar>
              <w:left w:w="72" w:type="dxa"/>
              <w:right w:w="72" w:type="dxa"/>
            </w:tcMar>
          </w:tcPr>
          <w:p w14:paraId="0A0282CC"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-0.433</w:t>
            </w:r>
          </w:p>
        </w:tc>
        <w:tc>
          <w:tcPr>
            <w:tcW w:w="810" w:type="dxa"/>
            <w:tcMar>
              <w:left w:w="72" w:type="dxa"/>
              <w:right w:w="72" w:type="dxa"/>
            </w:tcMar>
          </w:tcPr>
          <w:p w14:paraId="1D6091F2"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0.048</w:t>
            </w:r>
          </w:p>
        </w:tc>
      </w:tr>
      <w:tr w:rsidR="00EC1D55" w:rsidRPr="00D94D9E" w14:paraId="6176C4C2" w14:textId="77777777" w:rsidTr="001A2A4B">
        <w:tc>
          <w:tcPr>
            <w:tcW w:w="990" w:type="dxa"/>
            <w:vMerge w:val="restart"/>
            <w:tcMar>
              <w:left w:w="72" w:type="dxa"/>
              <w:right w:w="72" w:type="dxa"/>
            </w:tcMar>
          </w:tcPr>
          <w:p w14:paraId="4D17CEDC"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Flanged Male</w:t>
            </w:r>
          </w:p>
        </w:tc>
        <w:tc>
          <w:tcPr>
            <w:tcW w:w="900" w:type="dxa"/>
            <w:vMerge w:val="restart"/>
            <w:tcMar>
              <w:left w:w="72" w:type="dxa"/>
              <w:right w:w="72" w:type="dxa"/>
            </w:tcMar>
          </w:tcPr>
          <w:p w14:paraId="2567AB36"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w:t>
            </w:r>
          </w:p>
        </w:tc>
        <w:tc>
          <w:tcPr>
            <w:tcW w:w="990" w:type="dxa"/>
            <w:tcMar>
              <w:left w:w="72" w:type="dxa"/>
              <w:right w:w="72" w:type="dxa"/>
            </w:tcMar>
          </w:tcPr>
          <w:p w14:paraId="151FEF91"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N-Y</w:t>
            </w:r>
          </w:p>
        </w:tc>
        <w:tc>
          <w:tcPr>
            <w:tcW w:w="900" w:type="dxa"/>
            <w:tcMar>
              <w:left w:w="72" w:type="dxa"/>
              <w:right w:w="72" w:type="dxa"/>
            </w:tcMar>
          </w:tcPr>
          <w:p w14:paraId="053642F4"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-0.718</w:t>
            </w:r>
          </w:p>
        </w:tc>
        <w:tc>
          <w:tcPr>
            <w:tcW w:w="810" w:type="dxa"/>
            <w:tcMar>
              <w:left w:w="72" w:type="dxa"/>
              <w:right w:w="72" w:type="dxa"/>
            </w:tcMar>
          </w:tcPr>
          <w:p w14:paraId="0DB343BD"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0.376</w:t>
            </w:r>
          </w:p>
        </w:tc>
        <w:tc>
          <w:tcPr>
            <w:tcW w:w="810" w:type="dxa"/>
            <w:tcMar>
              <w:left w:w="72" w:type="dxa"/>
              <w:right w:w="72" w:type="dxa"/>
            </w:tcMar>
          </w:tcPr>
          <w:p w14:paraId="313A6CDF"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-1.909</w:t>
            </w:r>
          </w:p>
        </w:tc>
        <w:tc>
          <w:tcPr>
            <w:tcW w:w="810" w:type="dxa"/>
            <w:tcMar>
              <w:left w:w="72" w:type="dxa"/>
              <w:right w:w="72" w:type="dxa"/>
            </w:tcMar>
          </w:tcPr>
          <w:p w14:paraId="296F7E3B"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10" w:type="dxa"/>
            <w:tcMar>
              <w:left w:w="72" w:type="dxa"/>
              <w:right w:w="72" w:type="dxa"/>
            </w:tcMar>
          </w:tcPr>
          <w:p w14:paraId="354A6165"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0.056</w:t>
            </w:r>
          </w:p>
        </w:tc>
        <w:tc>
          <w:tcPr>
            <w:tcW w:w="810" w:type="dxa"/>
            <w:tcMar>
              <w:left w:w="72" w:type="dxa"/>
              <w:right w:w="72" w:type="dxa"/>
            </w:tcMar>
          </w:tcPr>
          <w:p w14:paraId="01872FDE"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-1.456</w:t>
            </w:r>
          </w:p>
        </w:tc>
        <w:tc>
          <w:tcPr>
            <w:tcW w:w="810" w:type="dxa"/>
            <w:tcMar>
              <w:left w:w="72" w:type="dxa"/>
              <w:right w:w="72" w:type="dxa"/>
            </w:tcMar>
          </w:tcPr>
          <w:p w14:paraId="3A4418C3"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0.020</w:t>
            </w:r>
          </w:p>
        </w:tc>
      </w:tr>
      <w:tr w:rsidR="00EC1D55" w:rsidRPr="00D94D9E" w14:paraId="06EB22C9" w14:textId="77777777" w:rsidTr="001A2A4B">
        <w:tc>
          <w:tcPr>
            <w:tcW w:w="990" w:type="dxa"/>
            <w:vMerge/>
            <w:tcMar>
              <w:left w:w="72" w:type="dxa"/>
              <w:right w:w="72" w:type="dxa"/>
            </w:tcMar>
          </w:tcPr>
          <w:p w14:paraId="24673C91"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tc>
        <w:tc>
          <w:tcPr>
            <w:tcW w:w="900" w:type="dxa"/>
            <w:vMerge/>
            <w:tcMar>
              <w:left w:w="72" w:type="dxa"/>
              <w:right w:w="72" w:type="dxa"/>
            </w:tcMar>
          </w:tcPr>
          <w:p w14:paraId="278B4458"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p>
        </w:tc>
        <w:tc>
          <w:tcPr>
            <w:tcW w:w="990" w:type="dxa"/>
            <w:tcMar>
              <w:left w:w="72" w:type="dxa"/>
              <w:right w:w="72" w:type="dxa"/>
            </w:tcMar>
          </w:tcPr>
          <w:p w14:paraId="24C9AA41"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Y-N</w:t>
            </w:r>
          </w:p>
        </w:tc>
        <w:tc>
          <w:tcPr>
            <w:tcW w:w="900" w:type="dxa"/>
            <w:tcMar>
              <w:left w:w="72" w:type="dxa"/>
              <w:right w:w="72" w:type="dxa"/>
            </w:tcMar>
          </w:tcPr>
          <w:p w14:paraId="6795419F"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0.718</w:t>
            </w:r>
          </w:p>
        </w:tc>
        <w:tc>
          <w:tcPr>
            <w:tcW w:w="810" w:type="dxa"/>
            <w:tcMar>
              <w:left w:w="72" w:type="dxa"/>
              <w:right w:w="72" w:type="dxa"/>
            </w:tcMar>
          </w:tcPr>
          <w:p w14:paraId="640371F0"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0.376</w:t>
            </w:r>
          </w:p>
        </w:tc>
        <w:tc>
          <w:tcPr>
            <w:tcW w:w="810" w:type="dxa"/>
            <w:tcMar>
              <w:left w:w="72" w:type="dxa"/>
              <w:right w:w="72" w:type="dxa"/>
            </w:tcMar>
          </w:tcPr>
          <w:p w14:paraId="7336E3B8"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1.909</w:t>
            </w:r>
          </w:p>
        </w:tc>
        <w:tc>
          <w:tcPr>
            <w:tcW w:w="810" w:type="dxa"/>
            <w:tcMar>
              <w:left w:w="72" w:type="dxa"/>
              <w:right w:w="72" w:type="dxa"/>
            </w:tcMar>
          </w:tcPr>
          <w:p w14:paraId="1BCAFA63"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10" w:type="dxa"/>
            <w:tcMar>
              <w:left w:w="72" w:type="dxa"/>
              <w:right w:w="72" w:type="dxa"/>
            </w:tcMar>
          </w:tcPr>
          <w:p w14:paraId="54F47B36"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0.056</w:t>
            </w:r>
          </w:p>
        </w:tc>
        <w:tc>
          <w:tcPr>
            <w:tcW w:w="810" w:type="dxa"/>
            <w:tcMar>
              <w:left w:w="72" w:type="dxa"/>
              <w:right w:w="72" w:type="dxa"/>
            </w:tcMar>
          </w:tcPr>
          <w:p w14:paraId="422798E3"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-0.020</w:t>
            </w:r>
          </w:p>
        </w:tc>
        <w:tc>
          <w:tcPr>
            <w:tcW w:w="810" w:type="dxa"/>
            <w:tcMar>
              <w:left w:w="72" w:type="dxa"/>
              <w:right w:w="72" w:type="dxa"/>
            </w:tcMar>
          </w:tcPr>
          <w:p w14:paraId="0421273E"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1.456</w:t>
            </w:r>
          </w:p>
        </w:tc>
      </w:tr>
      <w:tr w:rsidR="00EC1D55" w:rsidRPr="00D94D9E" w14:paraId="271CA305" w14:textId="77777777" w:rsidTr="001A2A4B">
        <w:tc>
          <w:tcPr>
            <w:tcW w:w="990" w:type="dxa"/>
            <w:vMerge w:val="restart"/>
            <w:tcMar>
              <w:left w:w="72" w:type="dxa"/>
              <w:right w:w="72" w:type="dxa"/>
            </w:tcMar>
          </w:tcPr>
          <w:p w14:paraId="05A22169"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roofErr w:type="spellStart"/>
            <w:r>
              <w:rPr>
                <w:rFonts w:ascii="Times New Roman" w:hAnsi="Times New Roman" w:cs="Times New Roman"/>
                <w:color w:val="000000"/>
                <w:shd w:val="clear" w:color="auto" w:fill="FFFFFF"/>
              </w:rPr>
              <w:t>Unfl</w:t>
            </w:r>
            <w:proofErr w:type="spellEnd"/>
            <w:r>
              <w:rPr>
                <w:rFonts w:ascii="Times New Roman" w:hAnsi="Times New Roman" w:cs="Times New Roman"/>
                <w:color w:val="000000"/>
                <w:shd w:val="clear" w:color="auto" w:fill="FFFFFF"/>
              </w:rPr>
              <w:t>.</w:t>
            </w:r>
            <w:r w:rsidRPr="00D94D9E">
              <w:rPr>
                <w:rFonts w:ascii="Times New Roman" w:hAnsi="Times New Roman" w:cs="Times New Roman"/>
                <w:color w:val="000000"/>
                <w:shd w:val="clear" w:color="auto" w:fill="FFFFFF"/>
              </w:rPr>
              <w:t xml:space="preserve"> Male</w:t>
            </w:r>
          </w:p>
        </w:tc>
        <w:tc>
          <w:tcPr>
            <w:tcW w:w="900" w:type="dxa"/>
            <w:vMerge w:val="restart"/>
            <w:tcMar>
              <w:left w:w="72" w:type="dxa"/>
              <w:right w:w="72" w:type="dxa"/>
            </w:tcMar>
          </w:tcPr>
          <w:p w14:paraId="37E868F3"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w:t>
            </w:r>
          </w:p>
        </w:tc>
        <w:tc>
          <w:tcPr>
            <w:tcW w:w="990" w:type="dxa"/>
            <w:tcMar>
              <w:left w:w="72" w:type="dxa"/>
              <w:right w:w="72" w:type="dxa"/>
            </w:tcMar>
          </w:tcPr>
          <w:p w14:paraId="6A0F07C5"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N-Y</w:t>
            </w:r>
          </w:p>
        </w:tc>
        <w:tc>
          <w:tcPr>
            <w:tcW w:w="900" w:type="dxa"/>
            <w:tcMar>
              <w:left w:w="72" w:type="dxa"/>
              <w:right w:w="72" w:type="dxa"/>
            </w:tcMar>
          </w:tcPr>
          <w:p w14:paraId="5DA9F412"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-0.169</w:t>
            </w:r>
          </w:p>
        </w:tc>
        <w:tc>
          <w:tcPr>
            <w:tcW w:w="810" w:type="dxa"/>
            <w:tcMar>
              <w:left w:w="72" w:type="dxa"/>
              <w:right w:w="72" w:type="dxa"/>
            </w:tcMar>
          </w:tcPr>
          <w:p w14:paraId="5C0538C5"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0.212</w:t>
            </w:r>
          </w:p>
        </w:tc>
        <w:tc>
          <w:tcPr>
            <w:tcW w:w="810" w:type="dxa"/>
            <w:tcMar>
              <w:left w:w="72" w:type="dxa"/>
              <w:right w:w="72" w:type="dxa"/>
            </w:tcMar>
          </w:tcPr>
          <w:p w14:paraId="4F5FBC6D"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-0.797</w:t>
            </w:r>
          </w:p>
        </w:tc>
        <w:tc>
          <w:tcPr>
            <w:tcW w:w="810" w:type="dxa"/>
            <w:tcMar>
              <w:left w:w="72" w:type="dxa"/>
              <w:right w:w="72" w:type="dxa"/>
            </w:tcMar>
          </w:tcPr>
          <w:p w14:paraId="26CC79CA"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10" w:type="dxa"/>
            <w:tcMar>
              <w:left w:w="72" w:type="dxa"/>
              <w:right w:w="72" w:type="dxa"/>
            </w:tcMar>
          </w:tcPr>
          <w:p w14:paraId="0D690C35"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0.425</w:t>
            </w:r>
          </w:p>
        </w:tc>
        <w:tc>
          <w:tcPr>
            <w:tcW w:w="810" w:type="dxa"/>
            <w:tcMar>
              <w:left w:w="72" w:type="dxa"/>
              <w:right w:w="72" w:type="dxa"/>
            </w:tcMar>
          </w:tcPr>
          <w:p w14:paraId="12060E38"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-0.586</w:t>
            </w:r>
          </w:p>
        </w:tc>
        <w:tc>
          <w:tcPr>
            <w:tcW w:w="810" w:type="dxa"/>
            <w:tcMar>
              <w:left w:w="72" w:type="dxa"/>
              <w:right w:w="72" w:type="dxa"/>
            </w:tcMar>
          </w:tcPr>
          <w:p w14:paraId="0D5C4055"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0.247</w:t>
            </w:r>
          </w:p>
        </w:tc>
      </w:tr>
      <w:tr w:rsidR="00EC1D55" w:rsidRPr="00D94D9E" w14:paraId="3A2EC0EC" w14:textId="77777777" w:rsidTr="001A2A4B">
        <w:tc>
          <w:tcPr>
            <w:tcW w:w="990" w:type="dxa"/>
            <w:vMerge/>
            <w:tcMar>
              <w:left w:w="72" w:type="dxa"/>
              <w:right w:w="72" w:type="dxa"/>
            </w:tcMar>
          </w:tcPr>
          <w:p w14:paraId="10A6BBC1" w14:textId="77777777" w:rsidR="00EC1D55" w:rsidRPr="00D94D9E" w:rsidRDefault="00EC1D55" w:rsidP="003D3216">
            <w:pPr>
              <w:spacing w:line="480" w:lineRule="auto"/>
              <w:jc w:val="both"/>
              <w:rPr>
                <w:rFonts w:ascii="Times New Roman" w:hAnsi="Times New Roman" w:cs="Times New Roman"/>
                <w:color w:val="000000"/>
                <w:shd w:val="clear" w:color="auto" w:fill="FFFFFF"/>
              </w:rPr>
            </w:pPr>
          </w:p>
        </w:tc>
        <w:tc>
          <w:tcPr>
            <w:tcW w:w="900" w:type="dxa"/>
            <w:vMerge/>
            <w:tcMar>
              <w:left w:w="72" w:type="dxa"/>
              <w:right w:w="72" w:type="dxa"/>
            </w:tcMar>
          </w:tcPr>
          <w:p w14:paraId="677D92C8"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p>
        </w:tc>
        <w:tc>
          <w:tcPr>
            <w:tcW w:w="990" w:type="dxa"/>
            <w:tcMar>
              <w:left w:w="72" w:type="dxa"/>
              <w:right w:w="72" w:type="dxa"/>
            </w:tcMar>
          </w:tcPr>
          <w:p w14:paraId="57750149"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Y-N</w:t>
            </w:r>
          </w:p>
        </w:tc>
        <w:tc>
          <w:tcPr>
            <w:tcW w:w="900" w:type="dxa"/>
            <w:tcMar>
              <w:left w:w="72" w:type="dxa"/>
              <w:right w:w="72" w:type="dxa"/>
            </w:tcMar>
          </w:tcPr>
          <w:p w14:paraId="3EBF264F"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0.169</w:t>
            </w:r>
          </w:p>
        </w:tc>
        <w:tc>
          <w:tcPr>
            <w:tcW w:w="810" w:type="dxa"/>
            <w:tcMar>
              <w:left w:w="72" w:type="dxa"/>
              <w:right w:w="72" w:type="dxa"/>
            </w:tcMar>
          </w:tcPr>
          <w:p w14:paraId="462D87E7"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0.212</w:t>
            </w:r>
          </w:p>
        </w:tc>
        <w:tc>
          <w:tcPr>
            <w:tcW w:w="810" w:type="dxa"/>
            <w:tcMar>
              <w:left w:w="72" w:type="dxa"/>
              <w:right w:w="72" w:type="dxa"/>
            </w:tcMar>
          </w:tcPr>
          <w:p w14:paraId="5BC395A3"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0.797</w:t>
            </w:r>
          </w:p>
        </w:tc>
        <w:tc>
          <w:tcPr>
            <w:tcW w:w="810" w:type="dxa"/>
            <w:tcMar>
              <w:left w:w="72" w:type="dxa"/>
              <w:right w:w="72" w:type="dxa"/>
            </w:tcMar>
          </w:tcPr>
          <w:p w14:paraId="79507D8E"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1,521</w:t>
            </w:r>
          </w:p>
        </w:tc>
        <w:tc>
          <w:tcPr>
            <w:tcW w:w="810" w:type="dxa"/>
            <w:tcMar>
              <w:left w:w="72" w:type="dxa"/>
              <w:right w:w="72" w:type="dxa"/>
            </w:tcMar>
          </w:tcPr>
          <w:p w14:paraId="1FEDADA5" w14:textId="77777777" w:rsidR="00EC1D55" w:rsidRPr="00D94D9E" w:rsidRDefault="00EC1D55" w:rsidP="003D3216">
            <w:pPr>
              <w:spacing w:line="480" w:lineRule="auto"/>
              <w:jc w:val="center"/>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0.425</w:t>
            </w:r>
          </w:p>
        </w:tc>
        <w:tc>
          <w:tcPr>
            <w:tcW w:w="810" w:type="dxa"/>
            <w:tcMar>
              <w:left w:w="72" w:type="dxa"/>
              <w:right w:w="72" w:type="dxa"/>
            </w:tcMar>
          </w:tcPr>
          <w:p w14:paraId="7C2B4C8F"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-0.247</w:t>
            </w:r>
          </w:p>
        </w:tc>
        <w:tc>
          <w:tcPr>
            <w:tcW w:w="810" w:type="dxa"/>
            <w:tcMar>
              <w:left w:w="72" w:type="dxa"/>
              <w:right w:w="72" w:type="dxa"/>
            </w:tcMar>
          </w:tcPr>
          <w:p w14:paraId="2424FDF1" w14:textId="77777777" w:rsidR="00EC1D55" w:rsidRPr="00D94D9E" w:rsidRDefault="00EC1D55" w:rsidP="003D3216">
            <w:pPr>
              <w:spacing w:line="480" w:lineRule="auto"/>
              <w:jc w:val="right"/>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0.586</w:t>
            </w:r>
          </w:p>
        </w:tc>
      </w:tr>
    </w:tbl>
    <w:p w14:paraId="3B80655C" w14:textId="15614F25" w:rsidR="00EC1D55" w:rsidRPr="00E9125E" w:rsidRDefault="00EC1D55" w:rsidP="003D3216">
      <w:pPr>
        <w:spacing w:line="480" w:lineRule="auto"/>
        <w:jc w:val="both"/>
        <w:rPr>
          <w:rFonts w:ascii="Times New Roman" w:hAnsi="Times New Roman" w:cs="Times New Roman"/>
          <w:b/>
          <w:color w:val="000000"/>
          <w:shd w:val="clear" w:color="auto" w:fill="FFFFFF"/>
        </w:rPr>
        <w:sectPr w:rsidR="00EC1D55" w:rsidRPr="00E9125E" w:rsidSect="00AF1D22">
          <w:type w:val="continuous"/>
          <w:pgSz w:w="12240" w:h="15840"/>
          <w:pgMar w:top="2160" w:right="1440" w:bottom="1440" w:left="2160" w:header="1440" w:footer="1080" w:gutter="0"/>
          <w:lnNumType w:countBy="1" w:restart="continuous"/>
          <w:cols w:space="720"/>
          <w:docGrid w:linePitch="360"/>
        </w:sectPr>
      </w:pPr>
      <w:r w:rsidRPr="00D94D9E">
        <w:rPr>
          <w:rFonts w:ascii="Times New Roman" w:hAnsi="Times New Roman" w:cs="Times New Roman"/>
          <w:noProof/>
        </w:rPr>
        <w:drawing>
          <wp:inline distT="0" distB="0" distL="0" distR="0" wp14:anchorId="6102EABD" wp14:editId="2137E82F">
            <wp:extent cx="5213787" cy="2380207"/>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1146" cy="2383566"/>
                    </a:xfrm>
                    <a:prstGeom prst="rect">
                      <a:avLst/>
                    </a:prstGeom>
                    <a:ln>
                      <a:noFill/>
                    </a:ln>
                  </pic:spPr>
                </pic:pic>
              </a:graphicData>
            </a:graphic>
          </wp:inline>
        </w:drawing>
      </w:r>
    </w:p>
    <w:p w14:paraId="7DCB4CD7" w14:textId="08EFF03F" w:rsidR="00027DFE" w:rsidRDefault="00027DFE" w:rsidP="00346BB8">
      <w:pPr>
        <w:spacing w:line="480" w:lineRule="auto"/>
        <w:rPr>
          <w:rFonts w:ascii="Times New Roman" w:hAnsi="Times New Roman" w:cs="Times New Roman"/>
          <w:b/>
          <w:color w:val="000000"/>
          <w:shd w:val="clear" w:color="auto" w:fill="FFFFFF"/>
        </w:rPr>
      </w:pPr>
      <w:r w:rsidRPr="008E23FB">
        <w:rPr>
          <w:rFonts w:ascii="Times New Roman" w:hAnsi="Times New Roman" w:cs="Times New Roman"/>
          <w:noProof/>
          <w:color w:val="000000"/>
          <w:shd w:val="clear" w:color="auto" w:fill="FFFFFF"/>
        </w:rPr>
        <mc:AlternateContent>
          <mc:Choice Requires="wps">
            <w:drawing>
              <wp:anchor distT="45720" distB="45720" distL="114300" distR="114300" simplePos="0" relativeHeight="251659264" behindDoc="0" locked="0" layoutInCell="1" allowOverlap="1" wp14:anchorId="79AF112F" wp14:editId="78D32052">
                <wp:simplePos x="0" y="0"/>
                <wp:positionH relativeFrom="margin">
                  <wp:align>center</wp:align>
                </wp:positionH>
                <wp:positionV relativeFrom="paragraph">
                  <wp:posOffset>179817</wp:posOffset>
                </wp:positionV>
                <wp:extent cx="5701030" cy="97663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030" cy="976630"/>
                        </a:xfrm>
                        <a:prstGeom prst="rect">
                          <a:avLst/>
                        </a:prstGeom>
                        <a:solidFill>
                          <a:srgbClr val="FFFFFF"/>
                        </a:solidFill>
                        <a:ln w="9525">
                          <a:noFill/>
                          <a:miter lim="800000"/>
                          <a:headEnd/>
                          <a:tailEnd/>
                        </a:ln>
                      </wps:spPr>
                      <wps:txbx>
                        <w:txbxContent>
                          <w:p w14:paraId="48FE25CC" w14:textId="4830117F" w:rsidR="00F60DD3" w:rsidRDefault="00F60DD3" w:rsidP="00027DFE">
                            <w:r>
                              <w:rPr>
                                <w:rFonts w:ascii="Times New Roman" w:hAnsi="Times New Roman" w:cs="Times New Roman"/>
                                <w:b/>
                                <w:color w:val="000000"/>
                                <w:shd w:val="clear" w:color="auto" w:fill="FFFFFF"/>
                              </w:rPr>
                              <w:t>Figure 9.</w:t>
                            </w:r>
                            <w:r w:rsidRPr="00E9125E">
                              <w:rPr>
                                <w:rFonts w:ascii="Times New Roman" w:hAnsi="Times New Roman" w:cs="Times New Roman"/>
                                <w:color w:val="000000"/>
                                <w:shd w:val="clear" w:color="auto" w:fill="FFFFFF"/>
                              </w:rPr>
                              <w:t xml:space="preserve"> </w:t>
                            </w:r>
                            <w:r w:rsidRPr="00E9125E">
                              <w:rPr>
                                <w:rFonts w:ascii="Times New Roman" w:hAnsi="Times New Roman" w:cs="Times New Roman"/>
                                <w:b/>
                                <w:color w:val="000000"/>
                                <w:shd w:val="clear" w:color="auto" w:fill="FFFFFF"/>
                              </w:rPr>
                              <w:t>The effect on SDB rate of the three-way interaction among the age-sex class of the focal, whether or not the focal is social, and the presence or absence of an unflanged male social partner. The significant decrease in rate of SDB (p&lt;0.05) for adolescent female focals when they are social with unflanged males is indicated by the purple dotted lines and down arrow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9AF112F" id="_x0000_s1029" type="#_x0000_t202" style="position:absolute;margin-left:0;margin-top:14.15pt;width:448.9pt;height:76.9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" stroked="f">
                <v:textbox style="mso-fit-shape-to-text:t">
                  <w:txbxContent>
                    <w:p w14:paraId="48FE25CC" w14:textId="4830117F" w:rsidR="00F60DD3" w:rsidRDefault="00F60DD3" w:rsidP="00027DFE">
                      <w:r>
                        <w:rPr>
                          <w:rFonts w:ascii="Times New Roman" w:hAnsi="Times New Roman" w:cs="Times New Roman"/>
                          <w:b/>
                          <w:color w:val="000000"/>
                          <w:shd w:val="clear" w:color="auto" w:fill="FFFFFF"/>
                        </w:rPr>
                        <w:t>Figure 9.</w:t>
                      </w:r>
                      <w:r w:rsidRPr="00E9125E">
                        <w:rPr>
                          <w:rFonts w:ascii="Times New Roman" w:hAnsi="Times New Roman" w:cs="Times New Roman"/>
                          <w:color w:val="000000"/>
                          <w:shd w:val="clear" w:color="auto" w:fill="FFFFFF"/>
                        </w:rPr>
                        <w:t xml:space="preserve"> </w:t>
                      </w:r>
                      <w:r w:rsidRPr="00E9125E">
                        <w:rPr>
                          <w:rFonts w:ascii="Times New Roman" w:hAnsi="Times New Roman" w:cs="Times New Roman"/>
                          <w:b/>
                          <w:color w:val="000000"/>
                          <w:shd w:val="clear" w:color="auto" w:fill="FFFFFF"/>
                        </w:rPr>
                        <w:t>The effect on SDB rate of the three-way interaction among the age-sex class of the focal, whether or not the focal is social, and the presence or absence of an unflanged male social partner. The significant decrease in rate of SDB (p&lt;0.05) for adolescent female focals when they are social with unflanged males is indicated by the purple dotted lines and down arrow</w:t>
                      </w:r>
                    </w:p>
                  </w:txbxContent>
                </v:textbox>
                <w10:wrap type="square" anchorx="margin"/>
              </v:shape>
            </w:pict>
          </mc:Fallback>
        </mc:AlternateContent>
      </w:r>
    </w:p>
    <w:p w14:paraId="246144B5" w14:textId="0E58C006" w:rsidR="00027DFE" w:rsidRPr="00D94D9E" w:rsidRDefault="00EC1D55" w:rsidP="00346BB8">
      <w:pPr>
        <w:spacing w:line="480" w:lineRule="auto"/>
        <w:outlineLvl w:val="0"/>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lastRenderedPageBreak/>
        <w:t>Discussion</w:t>
      </w:r>
    </w:p>
    <w:p w14:paraId="46A0F124" w14:textId="2872C2D5" w:rsidR="00EC1D55" w:rsidRPr="00D94D9E" w:rsidRDefault="00EC1D55" w:rsidP="00346BB8">
      <w:pPr>
        <w:spacing w:line="480" w:lineRule="auto"/>
        <w:outlineLvl w:val="0"/>
        <w:rPr>
          <w:rFonts w:ascii="Times New Roman" w:hAnsi="Times New Roman" w:cs="Times New Roman"/>
          <w:i/>
          <w:color w:val="000000"/>
          <w:shd w:val="clear" w:color="auto" w:fill="FFFFFF"/>
        </w:rPr>
      </w:pPr>
      <w:r w:rsidRPr="00D94D9E">
        <w:rPr>
          <w:rFonts w:ascii="Times New Roman" w:hAnsi="Times New Roman" w:cs="Times New Roman"/>
          <w:i/>
          <w:color w:val="000000"/>
          <w:shd w:val="clear" w:color="auto" w:fill="FFFFFF"/>
        </w:rPr>
        <w:t>Cortisol</w:t>
      </w:r>
    </w:p>
    <w:p w14:paraId="3935403A" w14:textId="31B1CFA0" w:rsidR="00EC1D55" w:rsidRPr="00D94D9E" w:rsidRDefault="00EC1D55" w:rsidP="006776AC">
      <w:pPr>
        <w:spacing w:line="480" w:lineRule="auto"/>
        <w:ind w:firstLine="720"/>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 xml:space="preserve">Socializing is associated with an increase in cortisol concentration in the Gunung Palung orangutan population. Being the most social age-sex class and having the highest average rate of self-directed behavior, </w:t>
      </w:r>
      <w:r>
        <w:rPr>
          <w:rFonts w:ascii="Times New Roman" w:hAnsi="Times New Roman" w:cs="Times New Roman"/>
          <w:color w:val="000000"/>
          <w:shd w:val="clear" w:color="auto" w:fill="FFFFFF"/>
        </w:rPr>
        <w:t xml:space="preserve">it </w:t>
      </w:r>
      <w:r w:rsidRPr="00D94D9E">
        <w:rPr>
          <w:rFonts w:ascii="Times New Roman" w:hAnsi="Times New Roman" w:cs="Times New Roman"/>
          <w:color w:val="000000"/>
          <w:shd w:val="clear" w:color="auto" w:fill="FFFFFF"/>
        </w:rPr>
        <w:t>might</w:t>
      </w:r>
      <w:r>
        <w:rPr>
          <w:rFonts w:ascii="Times New Roman" w:hAnsi="Times New Roman" w:cs="Times New Roman"/>
          <w:color w:val="000000"/>
          <w:shd w:val="clear" w:color="auto" w:fill="FFFFFF"/>
        </w:rPr>
        <w:t xml:space="preserve"> be</w:t>
      </w:r>
      <w:r w:rsidRPr="00D94D9E">
        <w:rPr>
          <w:rFonts w:ascii="Times New Roman" w:hAnsi="Times New Roman" w:cs="Times New Roman"/>
          <w:color w:val="000000"/>
          <w:shd w:val="clear" w:color="auto" w:fill="FFFFFF"/>
        </w:rPr>
        <w:t xml:space="preserve"> expect</w:t>
      </w:r>
      <w:r>
        <w:rPr>
          <w:rFonts w:ascii="Times New Roman" w:hAnsi="Times New Roman" w:cs="Times New Roman"/>
          <w:color w:val="000000"/>
          <w:shd w:val="clear" w:color="auto" w:fill="FFFFFF"/>
        </w:rPr>
        <w:t>ed that</w:t>
      </w:r>
      <w:r w:rsidRPr="00D94D9E">
        <w:rPr>
          <w:rFonts w:ascii="Times New Roman" w:hAnsi="Times New Roman" w:cs="Times New Roman"/>
          <w:color w:val="000000"/>
          <w:shd w:val="clear" w:color="auto" w:fill="FFFFFF"/>
        </w:rPr>
        <w:t xml:space="preserve"> adolescent females </w:t>
      </w:r>
      <w:r>
        <w:rPr>
          <w:rFonts w:ascii="Times New Roman" w:hAnsi="Times New Roman" w:cs="Times New Roman"/>
          <w:color w:val="000000"/>
          <w:shd w:val="clear" w:color="auto" w:fill="FFFFFF"/>
        </w:rPr>
        <w:t>should</w:t>
      </w:r>
      <w:r w:rsidRPr="00D94D9E">
        <w:rPr>
          <w:rFonts w:ascii="Times New Roman" w:hAnsi="Times New Roman" w:cs="Times New Roman"/>
          <w:color w:val="000000"/>
          <w:shd w:val="clear" w:color="auto" w:fill="FFFFFF"/>
        </w:rPr>
        <w:t xml:space="preserve"> have high levels of cortisol. However, adult females have the highest cortisol levels of all age-sex classes and adolescent females have relatively moderate </w:t>
      </w:r>
      <w:commentRangeStart w:id="153"/>
      <w:r w:rsidRPr="00D94D9E">
        <w:rPr>
          <w:rFonts w:ascii="Times New Roman" w:hAnsi="Times New Roman" w:cs="Times New Roman"/>
          <w:color w:val="000000"/>
          <w:shd w:val="clear" w:color="auto" w:fill="FFFFFF"/>
        </w:rPr>
        <w:t>levels</w:t>
      </w:r>
      <w:commentRangeEnd w:id="153"/>
      <w:r w:rsidR="005C1F82">
        <w:rPr>
          <w:rStyle w:val="CommentReference"/>
          <w:rFonts w:eastAsiaTheme="minorHAnsi"/>
        </w:rPr>
        <w:commentReference w:id="153"/>
      </w:r>
      <w:r w:rsidRPr="00D94D9E">
        <w:rPr>
          <w:rFonts w:ascii="Times New Roman" w:hAnsi="Times New Roman" w:cs="Times New Roman"/>
          <w:color w:val="000000"/>
          <w:shd w:val="clear" w:color="auto" w:fill="FFFFFF"/>
        </w:rPr>
        <w:t>. These findings may be explained by the connection between cortisol and energetic stress. Adult females have the added energetic burden of motherhood compared to the other age-sex classes, having to carry their babies as they travel through the canopy</w:t>
      </w:r>
      <w:r>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fldChar w:fldCharType="begin"/>
      </w:r>
      <w:r w:rsidR="000A7542">
        <w:rPr>
          <w:rFonts w:ascii="Times New Roman" w:hAnsi="Times New Roman" w:cs="Times New Roman"/>
          <w:color w:val="000000"/>
          <w:shd w:val="clear" w:color="auto" w:fill="FFFFFF"/>
        </w:rPr>
        <w:instrText xml:space="preserve"> ADDIN ZOTERO_ITEM CSL_CITATION {"citationID":"Lbl2NfwJ","properties":{"formattedCitation":"(C. D. Knott, 2004)","plainCitation":"(C. D. Knott, 2004)","noteIndex":0},"citationItems":[{"id":657,"uris":["http://zotero.org/users/local/Wu3kfUMj/items/Q357DGE3"],"uri":["http://zotero.org/users/local/Wu3kfUMj/items/Q357DGE3"],"itemData":{"id":657,"type":"chapter","title":"Orangutans: The largest canopy dwellers","container-title":"Forest Canopies","publisher":"Academic Press","publisher-place":"San Diego","page":"322-324","edition":"2nd","event-place":"San Diego","author":[{"family":"Knott","given":"Cheryl D."}],"editor":[{"family":"Lowman","given":"M.D."},{"family":"Rinker","given":"H.B."}],"issued":{"date-parts":[["2004"]]}}}],"schema":"https://github.com/citation-style-language/schema/raw/master/csl-citation.json"} </w:instrText>
      </w:r>
      <w:r>
        <w:rPr>
          <w:rFonts w:ascii="Times New Roman" w:hAnsi="Times New Roman" w:cs="Times New Roman"/>
          <w:color w:val="000000"/>
          <w:shd w:val="clear" w:color="auto" w:fill="FFFFFF"/>
        </w:rPr>
        <w:fldChar w:fldCharType="separate"/>
      </w:r>
      <w:r w:rsidR="00027DFE">
        <w:rPr>
          <w:rFonts w:ascii="Times New Roman" w:hAnsi="Times New Roman" w:cs="Times New Roman"/>
        </w:rPr>
        <w:t>(Knott</w:t>
      </w:r>
      <w:r w:rsidR="000A7542" w:rsidRPr="000A7542">
        <w:rPr>
          <w:rFonts w:ascii="Times New Roman" w:hAnsi="Times New Roman" w:cs="Times New Roman"/>
        </w:rPr>
        <w:t xml:space="preserve"> 2004)</w:t>
      </w:r>
      <w:r>
        <w:rPr>
          <w:rFonts w:ascii="Times New Roman" w:hAnsi="Times New Roman" w:cs="Times New Roman"/>
          <w:color w:val="000000"/>
          <w:shd w:val="clear" w:color="auto" w:fill="FFFFFF"/>
        </w:rPr>
        <w:fldChar w:fldCharType="end"/>
      </w:r>
      <w:r>
        <w:rPr>
          <w:rFonts w:ascii="Times New Roman" w:hAnsi="Times New Roman" w:cs="Times New Roman"/>
          <w:color w:val="000000"/>
          <w:shd w:val="clear" w:color="auto" w:fill="FFFFFF"/>
        </w:rPr>
        <w:t xml:space="preserve"> </w:t>
      </w:r>
      <w:r w:rsidRPr="00D94D9E">
        <w:rPr>
          <w:rFonts w:ascii="Times New Roman" w:hAnsi="Times New Roman" w:cs="Times New Roman"/>
          <w:color w:val="000000"/>
          <w:shd w:val="clear" w:color="auto" w:fill="FFFFFF"/>
        </w:rPr>
        <w:t>and produce milk to sustain their offspring</w:t>
      </w:r>
      <w:r>
        <w:rPr>
          <w:rFonts w:ascii="Times New Roman" w:hAnsi="Times New Roman" w:cs="Times New Roman"/>
          <w:color w:val="000000"/>
          <w:shd w:val="clear" w:color="auto" w:fill="FFFFFF"/>
        </w:rPr>
        <w:t xml:space="preserve"> </w:t>
      </w:r>
      <w:r w:rsidRPr="00D94D9E">
        <w:rPr>
          <w:rFonts w:ascii="Times New Roman" w:hAnsi="Times New Roman" w:cs="Times New Roman"/>
          <w:color w:val="000000"/>
          <w:shd w:val="clear" w:color="auto" w:fill="FFFFFF"/>
        </w:rPr>
        <w:fldChar w:fldCharType="begin"/>
      </w:r>
      <w:r w:rsidR="000A7542">
        <w:rPr>
          <w:rFonts w:ascii="Times New Roman" w:hAnsi="Times New Roman" w:cs="Times New Roman"/>
          <w:color w:val="000000"/>
          <w:shd w:val="clear" w:color="auto" w:fill="FFFFFF"/>
        </w:rPr>
        <w:instrText xml:space="preserve"> ADDIN ZOTERO_ITEM CSL_CITATION {"citationID":"PHUVfGfL","properties":{"formattedCitation":"(Clutton-Brock et al., 1989; Gittleman &amp; Thompson, 1988; Thompson, 2013; Thompson et al., 2012)","plainCitation":"(Clutton-Brock et al., 1989; Gittleman &amp; Thompson, 1988; Thompson, 2013; Thompson et al., 2012)","noteIndex":0},"citationItems":[{"id":829,"uris":["http://zotero.org/users/local/Wu3kfUMj/items/EGIXFAGW"],"uri":["http://zotero.org/users/local/Wu3kfUMj/items/EGIXFAGW"],"itemData":{"id":829,"type":"article-journal","title":"Fitness costs of gestation and lactation in wild mammals","container-title":"Nature","page":"260-262","volume":"337","issue":"6204","source":"www.nature.com","DOI":"10.1038/337260a0","ISSN":"0028-0836","journalAbbreviation":"Nature","language":"en","author":[{"family":"Clutton-Brock","given":"T. H."},{"family":"Albon","given":"S. D."},{"family":"Guinness","given":"F. E."}],"issued":{"date-parts":[["1989",1,19]]}}},{"id":816,"uris":["http://zotero.org/users/local/Wu3kfUMj/items/9PT8QST6"],"uri":["http://zotero.org/users/local/Wu3kfUMj/items/9PT8QST6"],"itemData":{"id":816,"type":"article-journal","title":"Comparative Reproductive Energetics of Human and Nonhuman Primates","container-title":"Annual Review of Anthropology","page":"287-304","volume":"42","issue":"1","source":"Annual Reviews","abstract":"Primates as a group exhibit high reproductive costs, departing in numerous ways from expectations derived from other mammals. Yet, there is also substantial life-history variation within primates that affects the costs of producing offspring and how these costs are distributed over time. Whereas general phylogenetic and allometric trends are well established, issues regarding the mechanisms that regulate energy allocations remain unresolved. This review examines reproductive energetics across primates, placing them in context with other mammals and comparing how reproductive processes change as body and brain size increase. The three major stages of reproduction (conception, pregnancy, and lactation) are examined along with the reproductive adaptations that facilitate them: breeding seasonality, placental formation, breast milk production, body fat, and communal breeding. Throughout, this review examines how comparative primate energetics can help illuminate the unique adaptations that allow humans to produce extraordinarily costly offspring at an unexpectedly high rate.","DOI":"10.1146/annurev-anthro-092412-155530","author":[{"family":"Thompson","given":"Melissa Emery"}],"issued":{"date-parts":[["2013"]]}}},{"id":826,"uris":["http://zotero.org/users/local/Wu3kfUMj/items/QB4RCQNA"],"uri":["http://zotero.org/users/local/Wu3kfUMj/items/QB4RCQNA"],"itemData":{"id":826,"type":"article-journal","title":"Energy Allocation in Mammalian Reproduction","container-title":"Integrative and Comparative Biology","page":"863-875","volume":"28","issue":"3","source":"academic.oup.com","abstract":"SYNOPSIS. On behavioral, hormonal, and physiological grounds, mammalian reproduction can be compartmentalized into the following continuous sequence of events: mating (courtship, estrous), gestation, parturition, lactation, post-lactational parental care, and maternal recovery. We point out that comparing the relative allocation of energy for these events across mammals is difficult because of life history variability (e.g., litter size, birth weight), allometry, phylogeny, and individual variation. We review the empirical and theoretical literature on each of these events with respect to: different methodologies in measuring energy use;broad patterns of energy consumption across diverse mammalian taxa; and, identification of particular reproductive characteristics (e.g., birthing, parental care) which may be costly but have yet to receive energetic measurements. Although most studies have consideredgestation and lactation the critical reproductive events for energy expenditure, variation in these events is substantial and almost certainly is a function of relative allocation of time togestation vs. lactation as well as the presumed energetic costs of mating, birthing and parental care. In addition, repeated observations show that behavioral compensation is an extremely important strategy for minimizing energy requirements during reproduction. From this review, we argue that more complete analyses will come from (1) incorporating energetic measurements in studies of mammalian behavior and (2) including mechanisms of behavioral compensation into physiological studies.","DOI":"10.1093/icb/28.3.863","ISSN":"1540-7063","journalAbbreviation":"Integr Comp Biol","author":[{"family":"Gittleman","given":"John L."},{"family":"Thompson","given":"Steven D."}],"issued":{"date-parts":[["1988",8,1]]}}},{"id":820,"uris":["http://zotero.org/users/local/Wu3kfUMj/items/4WWNI3IH"],"uri":["http://zotero.org/users/local/Wu3kfUMj/items/4WWNI3IH"],"itemData":{"id":820,"type":"article-journal","title":"The energetics of lactation and the return to fecundity in wild chimpanzees","container-title":"Behavioral Ecology","page":"1234-1241","volume":"23","issue":"6","source":"academic.oup.com","abstract":"Parental provisioning of offspring is an intensive energetic investment that is expected to compromise future offspring production. This trade-off is particularly salient for mammals in which mothers bear the exclusive burden of lactation and draw from their own energy reserves to provision offspring. The degree to which lactation impacts future reproductive ability should vary not only by the absolute cost of milk production but also by the ability of individual mothers to afford it. Few studies have been able to quantify the costs of lactation or how they affect reproductive rates. Here, we examine the metabolic load of lactation in chimpanzees, a species with intensive parental investment and extremely slow reproductive rates. We used urinary C-peptide of insulin to trace changes in energetic condition in 17 wild, unprovisioned chimpanzee mothers in Kibale National Park, Uganda. C-peptide levels of nursing mothers were depressed for six months postpartum, thereafter showing a net increase through the second year. These changes are consistent with milestones of infant physical and behavioral development. Mothers inhabiting lower quality foraging areas experienced a higher metabolic load of lactation, as indicated by lower C-peptide profiles than mothers in food-rich areas. Ovarian activity was closely correlated with energetic condition. Cycling resumed only after a sustained period of energy gain, suggesting that the slow reproductive pattern in wild chimpanzees results not only from the direct expense of milk production but also from the long period that mothers require to recover their physical condition in a food-limited environment.","DOI":"10.1093/beheco/ars107","ISSN":"1045-2249","journalAbbreviation":"Behav Ecol","author":[{"family":"Thompson","given":"Melissa Emery"},{"family":"Muller","given":"Martin N."},{"family":"Wrangham","given":"Richard W."}],"issued":{"date-parts":[["2012",11,1]]}}}],"schema":"https://github.com/citation-style-language/schema/raw/master/csl-citation.json"} </w:instrText>
      </w:r>
      <w:r w:rsidRPr="00D94D9E">
        <w:rPr>
          <w:rFonts w:ascii="Times New Roman" w:hAnsi="Times New Roman" w:cs="Times New Roman"/>
          <w:color w:val="000000"/>
          <w:shd w:val="clear" w:color="auto" w:fill="FFFFFF"/>
        </w:rPr>
        <w:fldChar w:fldCharType="separate"/>
      </w:r>
      <w:r w:rsidR="00027DFE">
        <w:rPr>
          <w:rFonts w:ascii="Times New Roman" w:hAnsi="Times New Roman" w:cs="Times New Roman"/>
        </w:rPr>
        <w:t xml:space="preserve">(Clutton-Brock et al. 1989; Gittleman and Thompson 1988; Emery Thompson </w:t>
      </w:r>
      <w:r w:rsidR="000A7542" w:rsidRPr="000A7542">
        <w:rPr>
          <w:rFonts w:ascii="Times New Roman" w:hAnsi="Times New Roman" w:cs="Times New Roman"/>
        </w:rPr>
        <w:t xml:space="preserve">2013; </w:t>
      </w:r>
      <w:r w:rsidR="00027DFE">
        <w:rPr>
          <w:rFonts w:ascii="Times New Roman" w:hAnsi="Times New Roman" w:cs="Times New Roman"/>
        </w:rPr>
        <w:t>Emery Thompson et al.</w:t>
      </w:r>
      <w:r w:rsidR="000A7542" w:rsidRPr="000A7542">
        <w:rPr>
          <w:rFonts w:ascii="Times New Roman" w:hAnsi="Times New Roman" w:cs="Times New Roman"/>
        </w:rPr>
        <w:t xml:space="preserve"> 2012)</w:t>
      </w:r>
      <w:r w:rsidRPr="00D94D9E">
        <w:rPr>
          <w:rFonts w:ascii="Times New Roman" w:hAnsi="Times New Roman" w:cs="Times New Roman"/>
          <w:color w:val="000000"/>
          <w:shd w:val="clear" w:color="auto" w:fill="FFFFFF"/>
        </w:rPr>
        <w:fldChar w:fldCharType="end"/>
      </w:r>
      <w:r w:rsidRPr="00D94D9E">
        <w:rPr>
          <w:rFonts w:ascii="Times New Roman" w:hAnsi="Times New Roman" w:cs="Times New Roman"/>
          <w:color w:val="000000"/>
          <w:shd w:val="clear" w:color="auto" w:fill="FFFFFF"/>
        </w:rPr>
        <w:t xml:space="preserve">. Adult females with offspring are more energetically constrained than non-lactating nulliparous females, which may mask any social effects on cortisol levels in adolescent females in </w:t>
      </w:r>
      <w:r w:rsidR="005A1242">
        <w:rPr>
          <w:rFonts w:ascii="Times New Roman" w:hAnsi="Times New Roman" w:cs="Times New Roman"/>
          <w:color w:val="000000"/>
          <w:shd w:val="clear" w:color="auto" w:fill="FFFFFF"/>
        </w:rPr>
        <w:t xml:space="preserve">our </w:t>
      </w:r>
      <w:commentRangeStart w:id="154"/>
      <w:r w:rsidRPr="00D94D9E">
        <w:rPr>
          <w:rFonts w:ascii="Times New Roman" w:hAnsi="Times New Roman" w:cs="Times New Roman"/>
          <w:color w:val="000000"/>
          <w:shd w:val="clear" w:color="auto" w:fill="FFFFFF"/>
        </w:rPr>
        <w:t>dataset</w:t>
      </w:r>
      <w:commentRangeEnd w:id="154"/>
      <w:r w:rsidR="005C1F82">
        <w:rPr>
          <w:rStyle w:val="CommentReference"/>
          <w:rFonts w:eastAsiaTheme="minorHAnsi"/>
        </w:rPr>
        <w:commentReference w:id="154"/>
      </w:r>
      <w:r w:rsidRPr="00D94D9E">
        <w:rPr>
          <w:rFonts w:ascii="Times New Roman" w:hAnsi="Times New Roman" w:cs="Times New Roman"/>
          <w:color w:val="000000"/>
          <w:shd w:val="clear" w:color="auto" w:fill="FFFFFF"/>
        </w:rPr>
        <w:t xml:space="preserve">. This also may help explain the reduced tendency </w:t>
      </w:r>
      <w:r>
        <w:rPr>
          <w:rFonts w:ascii="Times New Roman" w:hAnsi="Times New Roman" w:cs="Times New Roman"/>
          <w:color w:val="000000"/>
          <w:shd w:val="clear" w:color="auto" w:fill="FFFFFF"/>
        </w:rPr>
        <w:t>of</w:t>
      </w:r>
      <w:r w:rsidRPr="00D94D9E">
        <w:rPr>
          <w:rFonts w:ascii="Times New Roman" w:hAnsi="Times New Roman" w:cs="Times New Roman"/>
          <w:color w:val="000000"/>
          <w:shd w:val="clear" w:color="auto" w:fill="FFFFFF"/>
        </w:rPr>
        <w:t xml:space="preserve"> adult females </w:t>
      </w:r>
      <w:r>
        <w:rPr>
          <w:rFonts w:ascii="Times New Roman" w:hAnsi="Times New Roman" w:cs="Times New Roman"/>
          <w:color w:val="000000"/>
          <w:shd w:val="clear" w:color="auto" w:fill="FFFFFF"/>
        </w:rPr>
        <w:t>to</w:t>
      </w:r>
      <w:r w:rsidRPr="00D94D9E">
        <w:rPr>
          <w:rFonts w:ascii="Times New Roman" w:hAnsi="Times New Roman" w:cs="Times New Roman"/>
          <w:color w:val="000000"/>
          <w:shd w:val="clear" w:color="auto" w:fill="FFFFFF"/>
        </w:rPr>
        <w:t xml:space="preserve"> socializ</w:t>
      </w:r>
      <w:r>
        <w:rPr>
          <w:rFonts w:ascii="Times New Roman" w:hAnsi="Times New Roman" w:cs="Times New Roman"/>
          <w:color w:val="000000"/>
          <w:shd w:val="clear" w:color="auto" w:fill="FFFFFF"/>
        </w:rPr>
        <w:t>e</w:t>
      </w:r>
      <w:r w:rsidRPr="00D94D9E">
        <w:rPr>
          <w:rFonts w:ascii="Times New Roman" w:hAnsi="Times New Roman" w:cs="Times New Roman"/>
          <w:color w:val="000000"/>
          <w:shd w:val="clear" w:color="auto" w:fill="FFFFFF"/>
        </w:rPr>
        <w:t xml:space="preserve"> compared to younger, nulliparous females </w:t>
      </w:r>
      <w:r w:rsidR="00A05A89">
        <w:rPr>
          <w:rFonts w:ascii="Times New Roman" w:hAnsi="Times New Roman" w:cs="Times New Roman"/>
          <w:color w:val="000000"/>
          <w:shd w:val="clear" w:color="auto" w:fill="FFFFFF"/>
        </w:rPr>
        <w:fldChar w:fldCharType="begin"/>
      </w:r>
      <w:r w:rsidR="00A05A89">
        <w:rPr>
          <w:rFonts w:ascii="Times New Roman" w:hAnsi="Times New Roman" w:cs="Times New Roman"/>
          <w:color w:val="000000"/>
          <w:shd w:val="clear" w:color="auto" w:fill="FFFFFF"/>
        </w:rPr>
        <w:instrText xml:space="preserve"> ADDIN ZOTERO_ITEM CSL_CITATION {"citationID":"z68UkkCI","properties":{"formattedCitation":"(O\\uc0\\u8217{}Connell, 2018; O\\uc0\\u8217{}Connell &amp; Knott, 2015, 2018)","plainCitation":"(O’Connell, 2018; O’Connell &amp; Knott, 2015, 2018)","noteIndex":0},"citationItems":[{"id":1329,"uris":["http://zotero.org/users/local/Wu3kfUMj/items/IHNJNHF6"],"uri":["http://zotero.org/users/local/Wu3kfUMj/items/IHNJNHF6"],"itemData":{"id":1329,"type":"book","title":"The costs and benefits of sociality explored in wild Bornean orangutans (Pongo pygmaeus wurmbii)","publisher":"Boston University","edition":"Dissertation","author":[{"family":"O'Connell","given":"Caitlin A."}],"issued":{"date-parts":[["2018"]]}}},{"id":1328,"uris":["http://zotero.org/users/local/Wu3kfUMj/items/SQS4FRU2"],"uri":["http://zotero.org/users/local/Wu3kfUMj/items/SQS4FRU2"],"itemData":{"id":1328,"type":"article-journal","title":"Behavioral flexibility in orangutans: How sociality is modulated at different levels by fruit availability, demographics, and life history in a wild population on Borneo","container-title":"American Journal of Physical Anthropology","page":"239","volume":"156","issue":"S60","author":[{"family":"O'Connell","given":"Caitlin A."},{"family":"Knott","given":"Cheryl D."}],"issued":{"date-parts":[["2015"]]}}},{"id":1331,"uris":["http://zotero.org/users/local/Wu3kfUMj/items/VLVR8UEL"],"uri":["http://zotero.org/users/local/Wu3kfUMj/items/VLVR8UEL"],"itemData":{"id":1331,"type":"article-journal","title":"Social party initiation, maintenance, and affiliative interaction by adolescent female orangutans in Gunung Palung National Park, West Kalimantan, Indonesia","container-title":"American Journal of Physical Anthropology","page":"191","volume":"165","issue":"S66","author":[{"family":"O'Connell","given":"Caitlin A."},{"family":"Knott","given":"Cheryl D."}],"issued":{"date-parts":[["2018"]]}}}],"schema":"https://github.com/citation-style-language/schema/raw/master/csl-citation.json"} </w:instrText>
      </w:r>
      <w:r w:rsidR="00A05A89">
        <w:rPr>
          <w:rFonts w:ascii="Times New Roman" w:hAnsi="Times New Roman" w:cs="Times New Roman"/>
          <w:color w:val="000000"/>
          <w:shd w:val="clear" w:color="auto" w:fill="FFFFFF"/>
        </w:rPr>
        <w:fldChar w:fldCharType="separate"/>
      </w:r>
      <w:r w:rsidR="00A05A89" w:rsidRPr="00A05A89">
        <w:rPr>
          <w:rFonts w:ascii="Times New Roman" w:hAnsi="Times New Roman" w:cs="Times New Roman"/>
        </w:rPr>
        <w:t>(O’Connell, 2018; O’Connell &amp; Knott, 2015, 2018)</w:t>
      </w:r>
      <w:r w:rsidR="00A05A89">
        <w:rPr>
          <w:rFonts w:ascii="Times New Roman" w:hAnsi="Times New Roman" w:cs="Times New Roman"/>
          <w:color w:val="000000"/>
          <w:shd w:val="clear" w:color="auto" w:fill="FFFFFF"/>
        </w:rPr>
        <w:fldChar w:fldCharType="end"/>
      </w:r>
      <w:r w:rsidR="00A05A89">
        <w:rPr>
          <w:rFonts w:ascii="Times New Roman" w:hAnsi="Times New Roman" w:cs="Times New Roman"/>
          <w:color w:val="000000"/>
          <w:shd w:val="clear" w:color="auto" w:fill="FFFFFF"/>
        </w:rPr>
        <w:t xml:space="preserve">. </w:t>
      </w:r>
      <w:r w:rsidR="00027DFE">
        <w:rPr>
          <w:rFonts w:ascii="Times New Roman" w:hAnsi="Times New Roman" w:cs="Times New Roman"/>
          <w:color w:val="000000"/>
          <w:shd w:val="clear" w:color="auto" w:fill="FFFFFF"/>
        </w:rPr>
        <w:t xml:space="preserve"> It </w:t>
      </w:r>
      <w:r w:rsidRPr="00D94D9E">
        <w:rPr>
          <w:rFonts w:ascii="Times New Roman" w:hAnsi="Times New Roman" w:cs="Times New Roman"/>
          <w:color w:val="000000"/>
          <w:shd w:val="clear" w:color="auto" w:fill="FFFFFF"/>
        </w:rPr>
        <w:t>has</w:t>
      </w:r>
      <w:r w:rsidR="00027DFE">
        <w:rPr>
          <w:rFonts w:ascii="Times New Roman" w:hAnsi="Times New Roman" w:cs="Times New Roman"/>
          <w:color w:val="000000"/>
          <w:shd w:val="clear" w:color="auto" w:fill="FFFFFF"/>
        </w:rPr>
        <w:t xml:space="preserve"> been</w:t>
      </w:r>
      <w:r w:rsidRPr="00D94D9E">
        <w:rPr>
          <w:rFonts w:ascii="Times New Roman" w:hAnsi="Times New Roman" w:cs="Times New Roman"/>
          <w:color w:val="000000"/>
          <w:shd w:val="clear" w:color="auto" w:fill="FFFFFF"/>
        </w:rPr>
        <w:t xml:space="preserve"> argued that sociality is less costly for adolescent females than for adults because of their smaller body size, long day ranges, and ease of </w:t>
      </w:r>
      <w:r w:rsidRPr="00B04FCB">
        <w:rPr>
          <w:rFonts w:ascii="Times New Roman" w:hAnsi="Times New Roman" w:cs="Times New Roman"/>
          <w:shd w:val="clear" w:color="auto" w:fill="FFFFFF"/>
        </w:rPr>
        <w:t>travel</w:t>
      </w:r>
      <w:r w:rsidR="00027DFE">
        <w:rPr>
          <w:rFonts w:ascii="Times New Roman" w:hAnsi="Times New Roman" w:cs="Times New Roman"/>
          <w:shd w:val="clear" w:color="auto" w:fill="FFFFFF"/>
        </w:rPr>
        <w:t xml:space="preserve"> </w:t>
      </w:r>
      <w:r w:rsidR="00027DFE" w:rsidRPr="00D94D9E">
        <w:rPr>
          <w:rFonts w:ascii="Times New Roman" w:hAnsi="Times New Roman" w:cs="Times New Roman"/>
          <w:color w:val="000000"/>
          <w:shd w:val="clear" w:color="auto" w:fill="FFFFFF"/>
        </w:rPr>
        <w:fldChar w:fldCharType="begin"/>
      </w:r>
      <w:r w:rsidR="00027DFE">
        <w:rPr>
          <w:rFonts w:ascii="Times New Roman" w:hAnsi="Times New Roman" w:cs="Times New Roman"/>
          <w:color w:val="000000"/>
          <w:shd w:val="clear" w:color="auto" w:fill="FFFFFF"/>
        </w:rPr>
        <w:instrText xml:space="preserve"> ADDIN ZOTERO_ITEM CSL_CITATION {"citationID":"Zewc7DjY","properties":{"formattedCitation":"(Galdikas, 1995)","plainCitation":"(Galdikas, 1995)","noteIndex":0},"citationItems":[{"id":558,"uris":["http://zotero.org/users/local/Wu3kfUMj/items/QGJRZQSB"],"uri":["http://zotero.org/users/local/Wu3kfUMj/items/QGJRZQSB"],"itemData":{"id":558,"type":"chapter","title":"Social and reproductive behavior of wild adolescent female orangutans","container-title":"The Neglected Ape","publisher":"Plenum Press","publisher-place":"New York","page":"163-182","event-place":"New York","author":[{"family":"Galdikas","given":"Biruté M. F."}],"editor":[{"family":"Nadler","given":"R.D."},{"family":"Galdikas","given":"Biruté M. F."},{"family":"Sheeran","given":"L.K."},{"family":"Rosen","given":"N."}],"issued":{"date-parts":[["1995"]]}}}],"schema":"https://github.com/citation-style-language/schema/raw/master/csl-citation.json"} </w:instrText>
      </w:r>
      <w:r w:rsidR="00027DFE" w:rsidRPr="00D94D9E">
        <w:rPr>
          <w:rFonts w:ascii="Times New Roman" w:hAnsi="Times New Roman" w:cs="Times New Roman"/>
          <w:color w:val="000000"/>
          <w:shd w:val="clear" w:color="auto" w:fill="FFFFFF"/>
        </w:rPr>
        <w:fldChar w:fldCharType="separate"/>
      </w:r>
      <w:r w:rsidR="00027DFE">
        <w:rPr>
          <w:rFonts w:ascii="Times New Roman" w:hAnsi="Times New Roman" w:cs="Times New Roman"/>
        </w:rPr>
        <w:t>(Galdikas</w:t>
      </w:r>
      <w:r w:rsidR="00027DFE" w:rsidRPr="000A7542">
        <w:rPr>
          <w:rFonts w:ascii="Times New Roman" w:hAnsi="Times New Roman" w:cs="Times New Roman"/>
        </w:rPr>
        <w:t xml:space="preserve"> 1995)</w:t>
      </w:r>
      <w:r w:rsidR="00027DFE" w:rsidRPr="00D94D9E">
        <w:rPr>
          <w:rFonts w:ascii="Times New Roman" w:hAnsi="Times New Roman" w:cs="Times New Roman"/>
          <w:color w:val="000000"/>
          <w:shd w:val="clear" w:color="auto" w:fill="FFFFFF"/>
        </w:rPr>
        <w:fldChar w:fldCharType="end"/>
      </w:r>
      <w:r w:rsidRPr="00B04FCB">
        <w:rPr>
          <w:rFonts w:ascii="Times New Roman" w:hAnsi="Times New Roman" w:cs="Times New Roman"/>
          <w:shd w:val="clear" w:color="auto" w:fill="FFFFFF"/>
        </w:rPr>
        <w:t>. These young females likely benefit from socializing due to the opportunities it provides</w:t>
      </w:r>
      <w:r w:rsidR="00907B91">
        <w:rPr>
          <w:rFonts w:ascii="Times New Roman" w:hAnsi="Times New Roman" w:cs="Times New Roman"/>
          <w:shd w:val="clear" w:color="auto" w:fill="FFFFFF"/>
        </w:rPr>
        <w:t xml:space="preserve"> for observing the ranging and social behavior of others</w:t>
      </w:r>
      <w:r w:rsidRPr="00B04FCB">
        <w:rPr>
          <w:rFonts w:ascii="Times New Roman" w:hAnsi="Times New Roman" w:cs="Times New Roman"/>
          <w:shd w:val="clear" w:color="auto" w:fill="FFFFFF"/>
        </w:rPr>
        <w:t xml:space="preserve">, </w:t>
      </w:r>
      <w:r w:rsidR="00907B91">
        <w:rPr>
          <w:rFonts w:ascii="Times New Roman" w:hAnsi="Times New Roman" w:cs="Times New Roman"/>
          <w:shd w:val="clear" w:color="auto" w:fill="FFFFFF"/>
        </w:rPr>
        <w:t>locating food patches via more experienced adults</w:t>
      </w:r>
      <w:r w:rsidRPr="00B04FCB">
        <w:rPr>
          <w:rFonts w:ascii="Times New Roman" w:hAnsi="Times New Roman" w:cs="Times New Roman"/>
          <w:shd w:val="clear" w:color="auto" w:fill="FFFFFF"/>
        </w:rPr>
        <w:t xml:space="preserve">, protection from “enemies”, and affiliative bonds </w:t>
      </w:r>
      <w:r w:rsidRPr="00B04FCB">
        <w:rPr>
          <w:rFonts w:ascii="Times New Roman" w:hAnsi="Times New Roman" w:cs="Times New Roman"/>
          <w:shd w:val="clear" w:color="auto" w:fill="FFFFFF"/>
        </w:rPr>
        <w:fldChar w:fldCharType="begin"/>
      </w:r>
      <w:r w:rsidR="000A7542">
        <w:rPr>
          <w:rFonts w:ascii="Times New Roman" w:hAnsi="Times New Roman" w:cs="Times New Roman"/>
          <w:shd w:val="clear" w:color="auto" w:fill="FFFFFF"/>
        </w:rPr>
        <w:instrText xml:space="preserve"> ADDIN ZOTERO_ITEM CSL_CITATION {"citationID":"rPS6AitT","properties":{"formattedCitation":"(Galdikas, 1995)","plainCitation":"(Galdikas, 1995)","noteIndex":0},"citationItems":[{"id":558,"uris":["http://zotero.org/users/local/Wu3kfUMj/items/QGJRZQSB"],"uri":["http://zotero.org/users/local/Wu3kfUMj/items/QGJRZQSB"],"itemData":{"id":558,"type":"chapter","title":"Social and reproductive behavior of wild adolescent female orangutans","container-title":"The Neglected Ape","publisher":"Plenum Press","publisher-place":"New York","page":"163-182","event-place":"New York","author":[{"family":"Galdikas","given":"Biruté M. F."}],"editor":[{"family":"Nadler","given":"R.D."},{"family":"Galdikas","given":"Biruté M. F."},{"family":"Sheeran","given":"L.K."},{"family":"Rosen","given":"N."}],"issued":{"date-parts":[["1995"]]}}}],"schema":"https://github.com/citation-style-language/schema/raw/master/csl-citation.json"} </w:instrText>
      </w:r>
      <w:r w:rsidRPr="00B04FCB">
        <w:rPr>
          <w:rFonts w:ascii="Times New Roman" w:hAnsi="Times New Roman" w:cs="Times New Roman"/>
          <w:shd w:val="clear" w:color="auto" w:fill="FFFFFF"/>
        </w:rPr>
        <w:fldChar w:fldCharType="separate"/>
      </w:r>
      <w:r w:rsidR="00027DFE">
        <w:rPr>
          <w:rFonts w:ascii="Times New Roman" w:hAnsi="Times New Roman" w:cs="Times New Roman"/>
        </w:rPr>
        <w:t>(Galdikas</w:t>
      </w:r>
      <w:r w:rsidR="000A7542" w:rsidRPr="000A7542">
        <w:rPr>
          <w:rFonts w:ascii="Times New Roman" w:hAnsi="Times New Roman" w:cs="Times New Roman"/>
        </w:rPr>
        <w:t xml:space="preserve"> 1995)</w:t>
      </w:r>
      <w:r w:rsidRPr="00B04FCB">
        <w:rPr>
          <w:rFonts w:ascii="Times New Roman" w:hAnsi="Times New Roman" w:cs="Times New Roman"/>
          <w:shd w:val="clear" w:color="auto" w:fill="FFFFFF"/>
        </w:rPr>
        <w:fldChar w:fldCharType="end"/>
      </w:r>
      <w:r w:rsidRPr="00B04FCB">
        <w:rPr>
          <w:rFonts w:ascii="Times New Roman" w:hAnsi="Times New Roman" w:cs="Times New Roman"/>
          <w:shd w:val="clear" w:color="auto" w:fill="FFFFFF"/>
        </w:rPr>
        <w:t xml:space="preserve">. </w:t>
      </w:r>
      <w:r w:rsidRPr="00D94D9E">
        <w:rPr>
          <w:rFonts w:ascii="Times New Roman" w:hAnsi="Times New Roman" w:cs="Times New Roman"/>
          <w:color w:val="000000"/>
          <w:shd w:val="clear" w:color="auto" w:fill="FFFFFF"/>
        </w:rPr>
        <w:t xml:space="preserve">Unflanged males had the lowest urinary cortisol concentration of all age-sex classes. This finding is consistent with </w:t>
      </w:r>
      <w:r w:rsidR="00027DFE">
        <w:rPr>
          <w:rFonts w:ascii="Times New Roman" w:hAnsi="Times New Roman" w:cs="Times New Roman"/>
          <w:color w:val="000000"/>
          <w:shd w:val="clear" w:color="auto" w:fill="FFFFFF"/>
        </w:rPr>
        <w:t>previous findings</w:t>
      </w:r>
      <w:r w:rsidRPr="00D94D9E">
        <w:rPr>
          <w:rFonts w:ascii="Times New Roman" w:hAnsi="Times New Roman" w:cs="Times New Roman"/>
          <w:color w:val="000000"/>
          <w:shd w:val="clear" w:color="auto" w:fill="FFFFFF"/>
        </w:rPr>
        <w:t xml:space="preserve"> that unflanged males had lower cortisol than developing males and flanged males in captivity</w:t>
      </w:r>
      <w:r w:rsidR="00027DFE" w:rsidRPr="009350C3">
        <w:rPr>
          <w:rFonts w:ascii="Times New Roman" w:hAnsi="Times New Roman" w:cs="Times New Roman"/>
          <w:i/>
          <w:color w:val="000000"/>
          <w:shd w:val="clear" w:color="auto" w:fill="FFFFFF"/>
        </w:rPr>
        <w:t xml:space="preserve"> </w:t>
      </w:r>
      <w:commentRangeStart w:id="155"/>
      <w:r w:rsidR="00027DFE" w:rsidRPr="00D94D9E">
        <w:rPr>
          <w:rFonts w:ascii="Times New Roman" w:hAnsi="Times New Roman" w:cs="Times New Roman"/>
          <w:color w:val="000000"/>
          <w:shd w:val="clear" w:color="auto" w:fill="FFFFFF"/>
        </w:rPr>
        <w:fldChar w:fldCharType="begin"/>
      </w:r>
      <w:r w:rsidR="00027DFE">
        <w:rPr>
          <w:rFonts w:ascii="Times New Roman" w:hAnsi="Times New Roman" w:cs="Times New Roman"/>
          <w:color w:val="000000"/>
          <w:shd w:val="clear" w:color="auto" w:fill="FFFFFF"/>
        </w:rPr>
        <w:instrText xml:space="preserve"> ADDIN ZOTERO_ITEM CSL_CITATION {"citationID":"o0fhiu9m","properties":{"formattedCitation":"(Maggioncalda, Czekala, &amp; Sapolsky, 2002)","plainCitation":"(Maggioncalda, Czekala, &amp; Sapolsky, 2002)","noteIndex":0},"citationItems":[{"id":528,"uris":["http://zotero.org/users/local/Wu3kfUMj/items/SFRJEPWC"],"uri":["http://zotero.org/users/local/Wu3kfUMj/items/SFRJEPWC"],"itemData":{"id":528,"type":"article-journal","title":"Male orangutan subadulthood: A new twist on the relationship between chronic stress and developmental arrest","container-title":"American Journal of Physical Anthropology","page":"25-32","volume":"118","issue":"1","source":"Wiley Online Library","abstract":"Both in the wild and in captivity, a marked and enduring arrest of secondary sexual developmental occurs in some male orangutans (Pongo pygmaeus) (Kingsley [1982] The Orang-Utan: Its Biology and Conservation, The Hague: Junk; Utami [2000]). Researchers have hypothesized that chronic stress, perhaps related to aggression from mature males, causes endocrine changes altering growth and maturation rates in these males (Maple [1980] Orangutan Behavior, New York: Van Nostrand Reinhold; Graham [1988] Orangutan Biology, Oxford: Oxford University Press). In this study, urine samples were collected over a 3-year period from 23 captive male orangutans to test the hypothesis that developmentally arrested male orangutans have an endocrine profile consistent with chronic stress. Three study males were juveniles, seven were arrested adolescents, six were developing adolescents, and seven were mature adults. Morning samples were analyzed by radioimmunoassay for levels of the stress hormones cortisol and prolactin, and group hormone profiles were compared by analysis of variance. Results indicate that developing adolescent male orangutans have a significantly higher stress hormone profile than juvenile, developmentally arrested adolescent, or adult males. These results imply that the arrest of secondary sexual development in some male orangutans is not stress-induced, but instead perhaps an adaptation for stress avoidance during the adolescent or “subadult” period. These data, together with previously reported data on levels of gonadotropins, testicular steroids, and growth-related hormones, define endocrine profiles associated with alternative reproductive strategies for males with and males without secondary sexual features (Maggioncalda et al. [1999], [2000]. Am J Phys Anthropol 118:25–32, 2002. © 2002 Wiley-Liss, Inc.","DOI":"10.1002/ajpa.10074","ISSN":"1096-8644","shortTitle":"Male orangutan subadulthood","journalAbbreviation":"Am. J. Phys. Anthropol.","language":"en","author":[{"family":"Maggioncalda","given":"Anne N."},{"family":"Czekala","given":"Nancy M."},{"family":"Sapolsky","given":"Robert M."}],"issued":{"date-parts":[["2002",5,1]]}}}],"schema":"https://github.com/citation-style-language/schema/raw/master/csl-citation.json"} </w:instrText>
      </w:r>
      <w:r w:rsidR="00027DFE" w:rsidRPr="00D94D9E">
        <w:rPr>
          <w:rFonts w:ascii="Times New Roman" w:hAnsi="Times New Roman" w:cs="Times New Roman"/>
          <w:color w:val="000000"/>
          <w:shd w:val="clear" w:color="auto" w:fill="FFFFFF"/>
        </w:rPr>
        <w:fldChar w:fldCharType="separate"/>
      </w:r>
      <w:r w:rsidR="00027DFE" w:rsidRPr="000A7542">
        <w:rPr>
          <w:rFonts w:ascii="Times New Roman" w:hAnsi="Times New Roman" w:cs="Times New Roman"/>
        </w:rPr>
        <w:t>(Ma</w:t>
      </w:r>
      <w:r w:rsidR="00027DFE">
        <w:rPr>
          <w:rFonts w:ascii="Times New Roman" w:hAnsi="Times New Roman" w:cs="Times New Roman"/>
        </w:rPr>
        <w:t xml:space="preserve">ggioncalda et al. </w:t>
      </w:r>
      <w:r w:rsidR="00027DFE" w:rsidRPr="000A7542">
        <w:rPr>
          <w:rFonts w:ascii="Times New Roman" w:hAnsi="Times New Roman" w:cs="Times New Roman"/>
        </w:rPr>
        <w:t>2002)</w:t>
      </w:r>
      <w:r w:rsidR="00027DFE" w:rsidRPr="00D94D9E">
        <w:rPr>
          <w:rFonts w:ascii="Times New Roman" w:hAnsi="Times New Roman" w:cs="Times New Roman"/>
          <w:color w:val="000000"/>
          <w:shd w:val="clear" w:color="auto" w:fill="FFFFFF"/>
        </w:rPr>
        <w:fldChar w:fldCharType="end"/>
      </w:r>
      <w:commentRangeEnd w:id="155"/>
      <w:r w:rsidR="005C1F82">
        <w:rPr>
          <w:rStyle w:val="CommentReference"/>
          <w:rFonts w:eastAsiaTheme="minorHAnsi"/>
        </w:rPr>
        <w:commentReference w:id="155"/>
      </w:r>
      <w:r w:rsidRPr="00D94D9E">
        <w:rPr>
          <w:rFonts w:ascii="Times New Roman" w:hAnsi="Times New Roman" w:cs="Times New Roman"/>
          <w:color w:val="000000"/>
          <w:shd w:val="clear" w:color="auto" w:fill="FFFFFF"/>
        </w:rPr>
        <w:t xml:space="preserve">. </w:t>
      </w:r>
    </w:p>
    <w:p w14:paraId="4AEDCDD5" w14:textId="2D90ED77" w:rsidR="00EC1D55" w:rsidRPr="00D94D9E" w:rsidRDefault="00EC1D55" w:rsidP="0095532E">
      <w:pPr>
        <w:spacing w:line="480" w:lineRule="auto"/>
        <w:outlineLvl w:val="0"/>
        <w:rPr>
          <w:rFonts w:ascii="Times New Roman" w:hAnsi="Times New Roman" w:cs="Times New Roman"/>
          <w:i/>
          <w:color w:val="000000"/>
          <w:shd w:val="clear" w:color="auto" w:fill="FFFFFF"/>
        </w:rPr>
      </w:pPr>
      <w:r w:rsidRPr="00D94D9E">
        <w:rPr>
          <w:rFonts w:ascii="Times New Roman" w:hAnsi="Times New Roman" w:cs="Times New Roman"/>
          <w:i/>
          <w:color w:val="000000"/>
          <w:shd w:val="clear" w:color="auto" w:fill="FFFFFF"/>
        </w:rPr>
        <w:lastRenderedPageBreak/>
        <w:t>Self-directed behavior</w:t>
      </w:r>
    </w:p>
    <w:p w14:paraId="1FFE3946" w14:textId="25DBF724" w:rsidR="00EC1D55" w:rsidRDefault="00EC1D55" w:rsidP="0095532E">
      <w:pPr>
        <w:spacing w:line="480" w:lineRule="auto"/>
        <w:ind w:firstLine="720"/>
        <w:rPr>
          <w:rFonts w:ascii="Times New Roman" w:hAnsi="Times New Roman" w:cs="Times New Roman"/>
        </w:rPr>
      </w:pPr>
      <w:r w:rsidRPr="00D94D9E">
        <w:rPr>
          <w:rFonts w:ascii="Times New Roman" w:hAnsi="Times New Roman" w:cs="Times New Roman"/>
          <w:color w:val="000000"/>
          <w:shd w:val="clear" w:color="auto" w:fill="FFFFFF"/>
        </w:rPr>
        <w:t>Being social is associated with higher levels of anxiety compared to solitary conditions in orangutans in Gunung Palung National Park. Adolescent females appear particularly anxious when socializing compared to others, as indicated by their high rates of self-directed behavior</w:t>
      </w:r>
      <w:ins w:id="156" w:author="Melissa Emery Thompson" w:date="2018-09-24T19:04:00Z">
        <w:r w:rsidR="005C1F82">
          <w:rPr>
            <w:rFonts w:ascii="Times New Roman" w:hAnsi="Times New Roman" w:cs="Times New Roman"/>
            <w:color w:val="000000"/>
            <w:shd w:val="clear" w:color="auto" w:fill="FFFFFF"/>
          </w:rPr>
          <w:t xml:space="preserve"> even while alone</w:t>
        </w:r>
      </w:ins>
      <w:r w:rsidRPr="00D94D9E">
        <w:rPr>
          <w:rFonts w:ascii="Times New Roman" w:hAnsi="Times New Roman" w:cs="Times New Roman"/>
          <w:color w:val="000000"/>
          <w:shd w:val="clear" w:color="auto" w:fill="FFFFFF"/>
        </w:rPr>
        <w:t>. Socializing with flanged males or adult females</w:t>
      </w:r>
      <w:proofErr w:type="gramStart"/>
      <w:r w:rsidRPr="00D94D9E">
        <w:rPr>
          <w:rFonts w:ascii="Times New Roman" w:hAnsi="Times New Roman" w:cs="Times New Roman"/>
          <w:color w:val="000000"/>
          <w:shd w:val="clear" w:color="auto" w:fill="FFFFFF"/>
        </w:rPr>
        <w:t>, in particular, elicits</w:t>
      </w:r>
      <w:proofErr w:type="gramEnd"/>
      <w:r w:rsidRPr="00D94D9E">
        <w:rPr>
          <w:rFonts w:ascii="Times New Roman" w:hAnsi="Times New Roman" w:cs="Times New Roman"/>
          <w:color w:val="000000"/>
          <w:shd w:val="clear" w:color="auto" w:fill="FFFFFF"/>
        </w:rPr>
        <w:t xml:space="preserve"> anxiety in this </w:t>
      </w:r>
      <w:r>
        <w:rPr>
          <w:rFonts w:ascii="Times New Roman" w:hAnsi="Times New Roman" w:cs="Times New Roman"/>
          <w:color w:val="000000"/>
          <w:shd w:val="clear" w:color="auto" w:fill="FFFFFF"/>
        </w:rPr>
        <w:t>age-sex class</w:t>
      </w:r>
      <w:r w:rsidRPr="00D94D9E">
        <w:rPr>
          <w:rFonts w:ascii="Times New Roman" w:hAnsi="Times New Roman" w:cs="Times New Roman"/>
          <w:color w:val="000000"/>
          <w:shd w:val="clear" w:color="auto" w:fill="FFFFFF"/>
        </w:rPr>
        <w:t xml:space="preserve">. Adolescent females are the most social age-sex class </w:t>
      </w:r>
      <w:r w:rsidRPr="00D94D9E">
        <w:rPr>
          <w:rFonts w:ascii="Times New Roman" w:hAnsi="Times New Roman" w:cs="Times New Roman"/>
          <w:color w:val="000000"/>
          <w:shd w:val="clear" w:color="auto" w:fill="FFFFFF"/>
        </w:rPr>
        <w:fldChar w:fldCharType="begin"/>
      </w:r>
      <w:r w:rsidR="00226B7D">
        <w:rPr>
          <w:rFonts w:ascii="Times New Roman" w:hAnsi="Times New Roman" w:cs="Times New Roman"/>
          <w:color w:val="000000"/>
          <w:shd w:val="clear" w:color="auto" w:fill="FFFFFF"/>
        </w:rPr>
        <w:instrText xml:space="preserve"> ADDIN ZOTERO_ITEM CSL_CITATION {"citationID":"W0dEsHsd","properties":{"formattedCitation":"(Galdikas, 1985a, 1995)","plainCitation":"(Galdikas, 1985a, 1995)","dontUpdate":true,"noteIndex":0},"citationItems":[{"id":38,"uris":["http://zotero.org/users/local/Wu3kfUMj/items/2VIMRS2A"],"uri":["http://zotero.org/users/local/Wu3kfUMj/items/2VIMRS2A"],"itemData":{"id":38,"type":"article-journal","title":"Orangutan sociality at Tanjung Puting","container-title":"American Journal of Primatology","page":"101-119","volume":"9","issue":"2","source":"Wiley Online Library","abstract":"During a four-year period, more than 6,800 hours of observation were collected on 58 individually recognized wild orangutans in a 35-km2 study area at the Tanjung Puting Reserve, Kalimantan Tengah (Central Indonesian Borneo). As in other areas, although small temporary associations of orangutans recurred, the basic units of populations consisted of (1) adult males, (2) adult females with one or two dependent offspring, and (3) independent immatures (adolescent males and females and subadult males) with units predominantly solitary. However, independent immatures were more gregarious and social than adults. Adolescent females in particular spent more time in groupings than did adult females. Although successfully consorting adult males might spend up to 22% of time observed in association with other orangutans, adult males were the least social of all age/sex classes once consortships were excluded. Ninety percent of their participation in social groupings consisted of sexual consortships. Adult males were totally intolerant of each other; only four encounters between adult males were observed. All involved avoidance or aggression, including one lengthy combat. Adult females were solitary but social and participated in a variety of groupings. However, with the exception of adult females briefly following consorting couples, nonreceptive adult females did not initiate or maintain social contact with orangutans other than adult females. Comparisons with results of studies from other areas indicate that, once samples used in each study are made explicit and aggregations owing to chance encounters at major food sources excluded, orangutan sociality seems relatively consistent over the entire range in which the species is found. Bornean orangutans are not as totally asocial as the first studies in the wild indicated. In fact, it would probably be better to characterize wild orangutans as semisolitary, rather than solitary.","DOI":"10.1002/ajp.1350090204","ISSN":"1098-2345","journalAbbreviation":"Am. J. Primatol.","language":"en","author":[{"family":"Galdikas","given":"Biruté M. F."}],"issued":{"date-parts":[["1985",1,1]]}}},{"id":558,"uris":["http://zotero.org/users/local/Wu3kfUMj/items/QGJRZQSB"],"uri":["http://zotero.org/users/local/Wu3kfUMj/items/QGJRZQSB"],"itemData":{"id":558,"type":"chapter","title":"Social and reproductive behavior of wild adolescent female orangutans","container-title":"The Neglected Ape","publisher":"Plenum Press","publisher-place":"New York","page":"163-182","event-place":"New York","author":[{"family":"Galdikas","given":"Biruté M. F."}],"editor":[{"family":"Nadler","given":"R.D."},{"family":"Galdikas","given":"Biruté M. F."},{"family":"Sheeran","given":"L.K."},{"family":"Rosen","given":"N."}],"issued":{"date-parts":[["1995"]]}}}],"schema":"https://github.com/citation-style-language/schema/raw/master/csl-citation.json"} </w:instrText>
      </w:r>
      <w:r w:rsidRPr="00D94D9E">
        <w:rPr>
          <w:rFonts w:ascii="Times New Roman" w:hAnsi="Times New Roman" w:cs="Times New Roman"/>
          <w:color w:val="000000"/>
          <w:shd w:val="clear" w:color="auto" w:fill="FFFFFF"/>
        </w:rPr>
        <w:fldChar w:fldCharType="separate"/>
      </w:r>
      <w:r w:rsidR="00177E8A">
        <w:rPr>
          <w:rFonts w:ascii="Times New Roman" w:hAnsi="Times New Roman" w:cs="Times New Roman"/>
        </w:rPr>
        <w:t>(Galdikas</w:t>
      </w:r>
      <w:r w:rsidR="000A7542" w:rsidRPr="000A7542">
        <w:rPr>
          <w:rFonts w:ascii="Times New Roman" w:hAnsi="Times New Roman" w:cs="Times New Roman"/>
        </w:rPr>
        <w:t xml:space="preserve"> 1985a, 1995)</w:t>
      </w:r>
      <w:r w:rsidRPr="00D94D9E">
        <w:rPr>
          <w:rFonts w:ascii="Times New Roman" w:hAnsi="Times New Roman" w:cs="Times New Roman"/>
          <w:color w:val="000000"/>
          <w:shd w:val="clear" w:color="auto" w:fill="FFFFFF"/>
        </w:rPr>
        <w:fldChar w:fldCharType="end"/>
      </w:r>
      <w:r w:rsidRPr="00D94D9E">
        <w:rPr>
          <w:rFonts w:ascii="Times New Roman" w:hAnsi="Times New Roman" w:cs="Times New Roman"/>
          <w:color w:val="000000"/>
          <w:shd w:val="clear" w:color="auto" w:fill="FFFFFF"/>
        </w:rPr>
        <w:t xml:space="preserve"> and they seek and maintain social associations more regula</w:t>
      </w:r>
      <w:r w:rsidR="00A05A89">
        <w:rPr>
          <w:rFonts w:ascii="Times New Roman" w:hAnsi="Times New Roman" w:cs="Times New Roman"/>
          <w:color w:val="000000"/>
          <w:shd w:val="clear" w:color="auto" w:fill="FFFFFF"/>
        </w:rPr>
        <w:t xml:space="preserve">rly than other age-sex classes </w:t>
      </w:r>
      <w:r w:rsidR="00C34ADC">
        <w:rPr>
          <w:rFonts w:ascii="Times New Roman" w:hAnsi="Times New Roman" w:cs="Times New Roman"/>
          <w:color w:val="000000"/>
          <w:shd w:val="clear" w:color="auto" w:fill="FFFFFF"/>
        </w:rPr>
        <w:fldChar w:fldCharType="begin"/>
      </w:r>
      <w:r w:rsidR="00A05A89">
        <w:rPr>
          <w:rFonts w:ascii="Times New Roman" w:hAnsi="Times New Roman" w:cs="Times New Roman"/>
          <w:color w:val="000000"/>
          <w:shd w:val="clear" w:color="auto" w:fill="FFFFFF"/>
        </w:rPr>
        <w:instrText xml:space="preserve"> ADDIN ZOTERO_ITEM CSL_CITATION {"citationID":"ibOEYSi1","properties":{"formattedCitation":"(O\\uc0\\u8217{}Connell, 2018; O\\uc0\\u8217{}Connell &amp; Knott, 2018)","plainCitation":"(O’Connell, 2018; O’Connell &amp; Knott, 2018)","noteIndex":0},"citationItems":[{"id":1329,"uris":["http://zotero.org/users/local/Wu3kfUMj/items/IHNJNHF6"],"uri":["http://zotero.org/users/local/Wu3kfUMj/items/IHNJNHF6"],"itemData":{"id":1329,"type":"book","title":"The costs and benefits of sociality explored in wild Bornean orangutans (Pongo pygmaeus wurmbii)","publisher":"Boston University","edition":"Dissertation","author":[{"family":"O'Connell","given":"Caitlin A."}],"issued":{"date-parts":[["2018"]]}}},{"id":1331,"uris":["http://zotero.org/users/local/Wu3kfUMj/items/VLVR8UEL"],"uri":["http://zotero.org/users/local/Wu3kfUMj/items/VLVR8UEL"],"itemData":{"id":1331,"type":"article-journal","title":"Social party initiation, maintenance, and affiliative interaction by adolescent female orangutans in Gunung Palung National Park, West Kalimantan, Indonesia","container-title":"American Journal of Physical Anthropology","page":"191","volume":"165","issue":"S66","author":[{"family":"O'Connell","given":"Caitlin A."},{"family":"Knott","given":"Cheryl D."}],"issued":{"date-parts":[["2018"]]}}}],"schema":"https://github.com/citation-style-language/schema/raw/master/csl-citation.json"} </w:instrText>
      </w:r>
      <w:r w:rsidR="00C34ADC">
        <w:rPr>
          <w:rFonts w:ascii="Times New Roman" w:hAnsi="Times New Roman" w:cs="Times New Roman"/>
          <w:color w:val="000000"/>
          <w:shd w:val="clear" w:color="auto" w:fill="FFFFFF"/>
        </w:rPr>
        <w:fldChar w:fldCharType="separate"/>
      </w:r>
      <w:r w:rsidR="00A05A89" w:rsidRPr="00A05A89">
        <w:rPr>
          <w:rFonts w:ascii="Times New Roman" w:hAnsi="Times New Roman" w:cs="Times New Roman"/>
        </w:rPr>
        <w:t>(O’Connell, 2018; O’Connell &amp; Knott, 2018)</w:t>
      </w:r>
      <w:r w:rsidR="00C34ADC">
        <w:rPr>
          <w:rFonts w:ascii="Times New Roman" w:hAnsi="Times New Roman" w:cs="Times New Roman"/>
          <w:color w:val="000000"/>
          <w:shd w:val="clear" w:color="auto" w:fill="FFFFFF"/>
        </w:rPr>
        <w:fldChar w:fldCharType="end"/>
      </w:r>
      <w:r w:rsidRPr="00D94D9E">
        <w:rPr>
          <w:rFonts w:ascii="Times New Roman" w:hAnsi="Times New Roman" w:cs="Times New Roman"/>
          <w:color w:val="000000"/>
          <w:shd w:val="clear" w:color="auto" w:fill="FFFFFF"/>
        </w:rPr>
        <w:t xml:space="preserve">. Adolescent females must gain meaningful benefits from associating with flanged males and adult females in order to overcome the cost of anxiety that these groupings are associated with. Interestingly, socializing with another adolescent female seems to reduce anxiety for adolescent females. In this data set, when adolescent females were in association with another adolescent female, there was almost always (96% of </w:t>
      </w:r>
      <w:commentRangeStart w:id="157"/>
      <w:r w:rsidRPr="00D94D9E">
        <w:rPr>
          <w:rFonts w:ascii="Times New Roman" w:hAnsi="Times New Roman" w:cs="Times New Roman"/>
          <w:color w:val="000000"/>
          <w:shd w:val="clear" w:color="auto" w:fill="FFFFFF"/>
        </w:rPr>
        <w:t>time</w:t>
      </w:r>
      <w:commentRangeEnd w:id="157"/>
      <w:r w:rsidR="005C1F82">
        <w:rPr>
          <w:rStyle w:val="CommentReference"/>
          <w:rFonts w:eastAsiaTheme="minorHAnsi"/>
        </w:rPr>
        <w:commentReference w:id="157"/>
      </w:r>
      <w:r w:rsidRPr="00D94D9E">
        <w:rPr>
          <w:rFonts w:ascii="Times New Roman" w:hAnsi="Times New Roman" w:cs="Times New Roman"/>
          <w:color w:val="000000"/>
          <w:shd w:val="clear" w:color="auto" w:fill="FFFFFF"/>
        </w:rPr>
        <w:t xml:space="preserve">) an additional orangutan present. It appears that adolescent females may serve as social buffers for one another, making associating with other conspecifics less anxiety-inducing. </w:t>
      </w:r>
      <w:r w:rsidRPr="00D94D9E">
        <w:rPr>
          <w:rFonts w:ascii="Times New Roman" w:hAnsi="Times New Roman" w:cs="Times New Roman"/>
        </w:rPr>
        <w:t xml:space="preserve">Some have argued that indirect social support (the mere presence of kin in social groups) can reduce stress as measured through fecal glucocorticoids </w:t>
      </w:r>
      <w:r w:rsidRPr="00D94D9E">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{"citationID":"bDkw1MJr","properties":{"formattedCitation":"(Scheiber, Kralj, &amp; Kotrschal, 2005)","plainCitation":"(Scheiber, Kralj, &amp; Kotrschal, 2005)","noteIndex":0},"citationItems":[{"id":273,"uris":["http://zotero.org/users/local/Wu3kfUMj/items/64AB6GSW"],"uri":["http://zotero.org/users/local/Wu3kfUMj/items/64AB6GSW"],"itemData":{"id":273,"type":"article-journal","title":"Sampling Effort/Frequency Necessary to Infer Individual Acute Stress Responses from Fecal Analysis in Greylag Geese (Anser anser)","container-title":"Annals of the New York Academy of Sciences","page":"154-167","volume":"1046","issue":"1","source":"Wiley Online Library","abstract":"Abstract:  Measuring hormone metabolites from excreta is a powerful method to study hormone-behavior relationships. Currently, fecal corticosterone metabolite concentrations are used to estimate individual short-term stress responses. From the free-roaming, semitame flock of greylag geese (Anser anser), as many fecal samples as possible were collected over 3 h following a challenge (social density stress) or in a control situation. This time span corresponds to the gut passage time of geese. It was asked how many samples were necessary to determine differences in excreted corticosterone immunoreactive metabolites (CORTs) between control and social density stress and which parameters (means, maxima, range) reliably showed this difference. A large variation of CORT was found between consecutive samples. Still, means, maxima, and ranges of the samples in a fecal series consistently showed the response to a stressor both within and between individuals. Three samples sufficed if the maximum value of CORT was used, whereas four or more samples were necessary to work with the mean. It was concluded that by increasing the number of fecal samples collected, the course of CORT could be measured more precisely and an individual's acute stress response inferred more reliably.","DOI":"10.1196/annals.1343.012","ISSN":"1749-6632","language":"en","author":[{"family":"Scheiber","given":"Isabella B. R."},{"family":"Kralj","given":"Simona"},{"family":"Kotrschal","given":"Kurt"}],"issued":{"date-parts":[["2005",6,1]]}}}],"schema":"https://github.com/citation-style-language/schema/raw/master/csl-citation.json"} </w:instrText>
      </w:r>
      <w:r w:rsidRPr="00D94D9E">
        <w:rPr>
          <w:rFonts w:ascii="Times New Roman" w:hAnsi="Times New Roman" w:cs="Times New Roman"/>
        </w:rPr>
        <w:fldChar w:fldCharType="separate"/>
      </w:r>
      <w:r w:rsidR="00177E8A">
        <w:rPr>
          <w:rFonts w:ascii="Times New Roman" w:hAnsi="Times New Roman" w:cs="Times New Roman"/>
        </w:rPr>
        <w:t>(Scheiber et al.</w:t>
      </w:r>
      <w:r w:rsidR="000A7542" w:rsidRPr="000A7542">
        <w:rPr>
          <w:rFonts w:ascii="Times New Roman" w:hAnsi="Times New Roman" w:cs="Times New Roman"/>
        </w:rPr>
        <w:t xml:space="preserve"> 2005)</w:t>
      </w:r>
      <w:r w:rsidRPr="00D94D9E">
        <w:rPr>
          <w:rFonts w:ascii="Times New Roman" w:hAnsi="Times New Roman" w:cs="Times New Roman"/>
        </w:rPr>
        <w:fldChar w:fldCharType="end"/>
      </w:r>
      <w:r w:rsidRPr="00D94D9E">
        <w:rPr>
          <w:rFonts w:ascii="Times New Roman" w:hAnsi="Times New Roman" w:cs="Times New Roman"/>
        </w:rPr>
        <w:t xml:space="preserve">. Cheney and Seyfarth </w:t>
      </w:r>
      <w:r w:rsidRPr="00D94D9E">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{"citationID":"Sk7N2teF","properties":{"formattedCitation":"(Cheney &amp; Seyfarth, 2009)","plainCitation":"(Cheney &amp; Seyfarth, 2009)","noteIndex":0},"citationItems":[{"id":77,"uris":["http://zotero.org/users/local/Wu3kfUMj/items/F554BAIZ"],"uri":["http://zotero.org/users/local/Wu3kfUMj/items/F554BAIZ"],"itemData":{"id":77,"type":"chapter","title":"Chapter 1 Stress and Coping Mechanisms in Female Primates","publisher":"Academic Press","page":"1-44","volume":"39","source":"ScienceDirect","abstract":"We review the social and environmental influences of stress and its alleviation in female primates, focusing on wild female baboons in the Okavango Delta of Botswana. Female primates exhibit elevated glucocorticoids (GCs) primarily in response to those events that directly affect their own survival and reproduction, including in particular predation and the threat of infanticide from dominant immigrant males. In contrast, females' GC levels appear to be relatively unaffected by dominance rank, perhaps because rank is relatively unimportant in determining reproductive success. Like humans, female monkeys rely on a stable social network to cope with stress. During periods of social stability, females whose grooming networks are focused on a few individuals show lower levels of stress than females whose grooming networks are diffuse and relatively unselective. When confronted with a stressor in the form of a potentially infanticidal male, females respond by contracting their grooming networks, apparently falling back on their closest companions. Similarly, lactating females with a close male friend experience smaller increases in GC levels than lactating females without male friends. Females experience significant increases in stress when their social network is damaged by the death of a close grooming partner, and they appear to take active steps to seek out and identify new partners. It is the nature and quality of a female's social relationships, rather than sociality alone, that allows a female to cope with and manage stress. Ultimately, focused social networks may influence female reproductive success, because there is some evidence that females who maintain strong bonds with other females experience higher offspring survival and longevity.","URL":"http://www.sciencedirect.com/science/article/pii/S0065345409390014","author":[{"family":"Cheney","given":"Dorothy L."},{"family":"Seyfarth","given":"Robert M."}],"editor":[{"family":"Behavior","given":"BT  - Advances in the Study","dropping-particle":"of"}],"issued":{"date-parts":[["2009"]]},"accessed":{"date-parts":[["2016",10,26]]}}}],"schema":"https://github.com/citation-style-language/schema/raw/master/csl-citation.json"} </w:instrText>
      </w:r>
      <w:r w:rsidRPr="00D94D9E">
        <w:rPr>
          <w:rFonts w:ascii="Times New Roman" w:hAnsi="Times New Roman" w:cs="Times New Roman"/>
        </w:rPr>
        <w:fldChar w:fldCharType="separate"/>
      </w:r>
      <w:r w:rsidR="00177E8A">
        <w:rPr>
          <w:rFonts w:ascii="Times New Roman" w:hAnsi="Times New Roman" w:cs="Times New Roman"/>
        </w:rPr>
        <w:t>(</w:t>
      </w:r>
      <w:r w:rsidR="000A7542" w:rsidRPr="000A7542">
        <w:rPr>
          <w:rFonts w:ascii="Times New Roman" w:hAnsi="Times New Roman" w:cs="Times New Roman"/>
        </w:rPr>
        <w:t>2009)</w:t>
      </w:r>
      <w:r w:rsidRPr="00D94D9E">
        <w:rPr>
          <w:rFonts w:ascii="Times New Roman" w:hAnsi="Times New Roman" w:cs="Times New Roman"/>
        </w:rPr>
        <w:fldChar w:fldCharType="end"/>
      </w:r>
      <w:r w:rsidRPr="00D94D9E">
        <w:rPr>
          <w:rFonts w:ascii="Times New Roman" w:hAnsi="Times New Roman" w:cs="Times New Roman"/>
        </w:rPr>
        <w:t xml:space="preserve"> have argued that it is the quality of social bonds that reduces stress in female monkeys, rather than sociality itself. Orangutans display relatively few overt affiliative behaviors and almost never show coalitionary behavior </w:t>
      </w:r>
      <w:r w:rsidRPr="00D94D9E">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{"citationID":"VPiTJc6j","properties":{"formattedCitation":"(Marzec et al., 2016)","plainCitation":"(Marzec et al., 2016)","noteIndex":0},"citationItems":[{"id":770,"uris":["http://zotero.org/users/local/Wu3kfUMj/items/89A7CXV4"],"uri":["http://zotero.org/users/local/Wu3kfUMj/items/89A7CXV4"],"itemData":{"id":770,"type":"article-journal","title":"The dark side of the red ape: male-mediated lethal female competition in Bornean orangutans","container-title":"Behavioral ecology and sociobiology","page":"459","volume":"70","issue":"4","ISSN":"0340-5443","journalAbbreviation":"Behavioral ecology and sociobiology","author":[{"family":"Marzec","given":"Anna M"},{"family":"Kunz","given":"Julia A"},{"family":"Falkner","given":"Sonja"},{"family":"Suci","given":"Sri"},{"family":"Atmoko","given":"Utami"},{"family":"Alavi","given":"Shauhin E"},{"family":"Moldawer","given":"Alysse M"},{"family":"Vogel","given":"Erin R"},{"family":"Schuppli","given":"Caroline"},{"family":"Schaik","given":"Carel P","non-dropping-particle":"van"}],"issued":{"date-parts":[["2016"]]}}}],"schema":"https://github.com/citation-style-language/schema/raw/master/csl-citation.json"} </w:instrText>
      </w:r>
      <w:r w:rsidRPr="00D94D9E">
        <w:rPr>
          <w:rFonts w:ascii="Times New Roman" w:hAnsi="Times New Roman" w:cs="Times New Roman"/>
        </w:rPr>
        <w:fldChar w:fldCharType="separate"/>
      </w:r>
      <w:r w:rsidR="00177E8A">
        <w:rPr>
          <w:rFonts w:ascii="Times New Roman" w:hAnsi="Times New Roman" w:cs="Times New Roman"/>
        </w:rPr>
        <w:t>(Marzec et al.</w:t>
      </w:r>
      <w:r w:rsidR="000A7542" w:rsidRPr="000A7542">
        <w:rPr>
          <w:rFonts w:ascii="Times New Roman" w:hAnsi="Times New Roman" w:cs="Times New Roman"/>
        </w:rPr>
        <w:t xml:space="preserve"> 2016)</w:t>
      </w:r>
      <w:r w:rsidRPr="00D94D9E">
        <w:rPr>
          <w:rFonts w:ascii="Times New Roman" w:hAnsi="Times New Roman" w:cs="Times New Roman"/>
        </w:rPr>
        <w:fldChar w:fldCharType="end"/>
      </w:r>
      <w:r w:rsidRPr="00D94D9E">
        <w:rPr>
          <w:rFonts w:ascii="Times New Roman" w:hAnsi="Times New Roman" w:cs="Times New Roman"/>
        </w:rPr>
        <w:t xml:space="preserve">, so the support that nulliparous females provide one another appears to be subtle and indirect. Associating with a peer crowd has been found to be protective against feelings of social anxiety in human adolescents </w:t>
      </w:r>
      <w:r w:rsidRPr="00D94D9E">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{"citationID":"WH2iWCmB","properties":{"formattedCitation":"(Greca &amp; Harrison, 2005)","plainCitation":"(Greca &amp; Harrison, 2005)","noteIndex":0},"citationItems":[{"id":786,"uris":["http://zotero.org/users/local/Wu3kfUMj/items/PPX36EZ4"],"uri":["http://zotero.org/users/local/Wu3kfUMj/items/PPX36EZ4"],"itemData":{"id":786,"type":"article-journal","title":"Adolescent Peer Relations, Friendships, and Romantic Relationships: Do They Predict Social Anxiety and Depression?","container-title":"Journal of Clinical Child &amp; Adolescent Psychology","page":"49-61","volume":"34","issue":"1","source":"Taylor and Francis+NEJM","abstract":"This study examined multiple levels of adolescents' interpersonal functioning, including general peer relations (peer crowd affiliations, peer victimization), and qualities of best friendships and romantic relationships as predictors of symptoms of depression and social anxiety. An ethnically diverse sample of 421 adolescents (57% girls; 14 to 19 years) completed measures of peer crowd affiliation, peer victimization, and qualities of best friendships and romantic relationships. Peer crowd affiliations (high and low status), positive qualities in best friendships, and the presence of a dating relationship protected adolescents against feelings of social anxiety, whereas relational victimization and negative interactions in best friendships predicted high social anxiety. In contrast, affiliation with a high-status peer crowd afforded some protection against depressive affect; however, relational victimization and negative qualities of best friendships and romantic relationships predicted depressive symptoms. Some moderating effects for ethnicity were observed. Findings indicate that multiple aspects of adolescents' social relations uniquely contribute to feelings of internal distress. Implications for research and preventive interventions are discussed.","DOI":"10.1207/s15374424jccp3401_5","ISSN":"1537-4416","note":"PMID: 15677280","shortTitle":"Adolescent Peer Relations, Friendships, and Romantic Relationships","author":[{"family":"Greca","given":"Annette M. La"},{"family":"Harrison","given":"Hannah Moore"}],"issued":{"date-parts":[["2005",2,1]]}}}],"schema":"https://github.com/citation-style-language/schema/raw/master/csl-citation.json"} </w:instrText>
      </w:r>
      <w:r w:rsidRPr="00D94D9E">
        <w:rPr>
          <w:rFonts w:ascii="Times New Roman" w:hAnsi="Times New Roman" w:cs="Times New Roman"/>
        </w:rPr>
        <w:fldChar w:fldCharType="separate"/>
      </w:r>
      <w:r w:rsidR="00177E8A">
        <w:rPr>
          <w:rFonts w:ascii="Times New Roman" w:hAnsi="Times New Roman" w:cs="Times New Roman"/>
        </w:rPr>
        <w:t>(Greca and Harrison</w:t>
      </w:r>
      <w:r w:rsidR="000A7542" w:rsidRPr="000A7542">
        <w:rPr>
          <w:rFonts w:ascii="Times New Roman" w:hAnsi="Times New Roman" w:cs="Times New Roman"/>
        </w:rPr>
        <w:t xml:space="preserve"> 2005)</w:t>
      </w:r>
      <w:r w:rsidRPr="00D94D9E">
        <w:rPr>
          <w:rFonts w:ascii="Times New Roman" w:hAnsi="Times New Roman" w:cs="Times New Roman"/>
        </w:rPr>
        <w:fldChar w:fldCharType="end"/>
      </w:r>
      <w:r w:rsidRPr="00D94D9E">
        <w:rPr>
          <w:rFonts w:ascii="Times New Roman" w:hAnsi="Times New Roman" w:cs="Times New Roman"/>
        </w:rPr>
        <w:t xml:space="preserve"> and the same appears to be true for orangutans. For this study, </w:t>
      </w:r>
      <w:r w:rsidR="005A1242">
        <w:rPr>
          <w:rFonts w:ascii="Times New Roman" w:hAnsi="Times New Roman" w:cs="Times New Roman"/>
        </w:rPr>
        <w:t>we were</w:t>
      </w:r>
      <w:r w:rsidRPr="00D94D9E">
        <w:rPr>
          <w:rFonts w:ascii="Times New Roman" w:hAnsi="Times New Roman" w:cs="Times New Roman"/>
        </w:rPr>
        <w:t xml:space="preserve"> able to </w:t>
      </w:r>
      <w:r w:rsidRPr="00D94D9E">
        <w:rPr>
          <w:rFonts w:ascii="Times New Roman" w:hAnsi="Times New Roman" w:cs="Times New Roman"/>
        </w:rPr>
        <w:lastRenderedPageBreak/>
        <w:t xml:space="preserve">sample only one </w:t>
      </w:r>
      <w:r w:rsidR="005A1242">
        <w:rPr>
          <w:rFonts w:ascii="Times New Roman" w:hAnsi="Times New Roman" w:cs="Times New Roman"/>
        </w:rPr>
        <w:t>male that we</w:t>
      </w:r>
      <w:r>
        <w:rPr>
          <w:rFonts w:ascii="Times New Roman" w:hAnsi="Times New Roman" w:cs="Times New Roman"/>
        </w:rPr>
        <w:t xml:space="preserve"> knew to be </w:t>
      </w:r>
      <w:r w:rsidRPr="00D94D9E">
        <w:rPr>
          <w:rFonts w:ascii="Times New Roman" w:hAnsi="Times New Roman" w:cs="Times New Roman"/>
        </w:rPr>
        <w:t xml:space="preserve">adolescent so it is not clear if male adolescent orangutans might also benefit from associating with age-mates when social with others. </w:t>
      </w:r>
    </w:p>
    <w:p w14:paraId="76E8048C" w14:textId="24A978EF" w:rsidR="00EC1D55" w:rsidRDefault="00EC1D55" w:rsidP="0095532E">
      <w:pPr>
        <w:spacing w:line="480" w:lineRule="auto"/>
        <w:ind w:firstLine="720"/>
        <w:rPr>
          <w:rFonts w:ascii="Times New Roman" w:hAnsi="Times New Roman" w:cs="Times New Roman"/>
        </w:rPr>
      </w:pPr>
      <w:r w:rsidRPr="00D94D9E">
        <w:rPr>
          <w:rFonts w:ascii="Times New Roman" w:hAnsi="Times New Roman" w:cs="Times New Roman"/>
        </w:rPr>
        <w:t xml:space="preserve">Parallel dispersal occurs in many species </w:t>
      </w:r>
      <w:r w:rsidRPr="00D94D9E">
        <w:rPr>
          <w:rFonts w:ascii="Times New Roman" w:hAnsi="Times New Roman" w:cs="Times New Roman"/>
        </w:rPr>
        <w:fldChar w:fldCharType="begin"/>
      </w:r>
      <w:r w:rsidR="00226B7D">
        <w:rPr>
          <w:rFonts w:ascii="Times New Roman" w:hAnsi="Times New Roman" w:cs="Times New Roman"/>
        </w:rPr>
        <w:instrText xml:space="preserve"> ADDIN ZOTERO_ITEM CSL_CITATION {"citationID":"ahyDR2rt","properties":{"formattedCitation":"(V. A. Schoof, Jack, &amp; Isbell, 2009)","plainCitation":"(V. A. Schoof, Jack, &amp; Isbell, 2009)","dontUpdate":true,"noteIndex":0},"citationItems":[{"id":847,"uris":["http://zotero.org/users/local/Wu3kfUMj/items/GZMEDQ4J"],"uri":["http://zotero.org/users/local/Wu3kfUMj/items/GZMEDQ4J"],"itemData":{"id":847,"type":"article-journal","title":"What traits promote male parallel dispersal in primates?","container-title":"Behaviour","page":"701-726","volume":"146","issue":"4","ISSN":"1568-539X","journalAbbreviation":"Behaviour","author":[{"family":"Schoof","given":"Valérie AM"},{"family":"Jack","given":"Katharine M"},{"family":"Isbell","given":"Lynne A"}],"issued":{"date-parts":[["2009"]]}}}],"schema":"https://github.com/citation-style-language/schema/raw/master/csl-citation.json"} </w:instrText>
      </w:r>
      <w:r w:rsidRPr="00D94D9E">
        <w:rPr>
          <w:rFonts w:ascii="Times New Roman" w:hAnsi="Times New Roman" w:cs="Times New Roman"/>
        </w:rPr>
        <w:fldChar w:fldCharType="separate"/>
      </w:r>
      <w:r w:rsidR="00177E8A">
        <w:rPr>
          <w:rFonts w:ascii="Times New Roman" w:hAnsi="Times New Roman" w:cs="Times New Roman"/>
        </w:rPr>
        <w:t xml:space="preserve">(Schoof et al. </w:t>
      </w:r>
      <w:r w:rsidR="000A7542" w:rsidRPr="000A7542">
        <w:rPr>
          <w:rFonts w:ascii="Times New Roman" w:hAnsi="Times New Roman" w:cs="Times New Roman"/>
        </w:rPr>
        <w:t>2009)</w:t>
      </w:r>
      <w:r w:rsidRPr="00D94D9E">
        <w:rPr>
          <w:rFonts w:ascii="Times New Roman" w:hAnsi="Times New Roman" w:cs="Times New Roman"/>
        </w:rPr>
        <w:fldChar w:fldCharType="end"/>
      </w:r>
      <w:r w:rsidRPr="00D94D9E">
        <w:rPr>
          <w:rFonts w:ascii="Times New Roman" w:hAnsi="Times New Roman" w:cs="Times New Roman"/>
        </w:rPr>
        <w:t xml:space="preserve">, easing the transition to a new social landscape and offering ‘safety in numbers.’ Male coalitionary behavior is the best predictor of parallel dispersal </w:t>
      </w:r>
      <w:r w:rsidRPr="00D94D9E">
        <w:rPr>
          <w:rFonts w:ascii="Times New Roman" w:hAnsi="Times New Roman" w:cs="Times New Roman"/>
        </w:rPr>
        <w:fldChar w:fldCharType="begin"/>
      </w:r>
      <w:r w:rsidR="00226B7D">
        <w:rPr>
          <w:rFonts w:ascii="Times New Roman" w:hAnsi="Times New Roman" w:cs="Times New Roman"/>
        </w:rPr>
        <w:instrText xml:space="preserve"> ADDIN ZOTERO_ITEM CSL_CITATION {"citationID":"jJfukyYw","properties":{"formattedCitation":"(V. A. Schoof et al., 2009)","plainCitation":"(V. A. Schoof et al., 2009)","dontUpdate":true,"noteIndex":0},"citationItems":[{"id":847,"uris":["http://zotero.org/users/local/Wu3kfUMj/items/GZMEDQ4J"],"uri":["http://zotero.org/users/local/Wu3kfUMj/items/GZMEDQ4J"],"itemData":{"id":847,"type":"article-journal","title":"What traits promote male parallel dispersal in primates?","container-title":"Behaviour","page":"701-726","volume":"146","issue":"4","ISSN":"1568-539X","journalAbbreviation":"Behaviour","author":[{"family":"Schoof","given":"Valérie AM"},{"family":"Jack","given":"Katharine M"},{"family":"Isbell","given":"Lynne A"}],"issued":{"date-parts":[["2009"]]}}}],"schema":"https://github.com/citation-style-language/schema/raw/master/csl-citation.json"} </w:instrText>
      </w:r>
      <w:r w:rsidRPr="00D94D9E">
        <w:rPr>
          <w:rFonts w:ascii="Times New Roman" w:hAnsi="Times New Roman" w:cs="Times New Roman"/>
        </w:rPr>
        <w:fldChar w:fldCharType="separate"/>
      </w:r>
      <w:r w:rsidR="000A7542" w:rsidRPr="000A7542">
        <w:rPr>
          <w:rFonts w:ascii="Times New Roman" w:hAnsi="Times New Roman" w:cs="Times New Roman"/>
        </w:rPr>
        <w:t>(</w:t>
      </w:r>
      <w:r w:rsidR="00177E8A">
        <w:rPr>
          <w:rFonts w:ascii="Times New Roman" w:hAnsi="Times New Roman" w:cs="Times New Roman"/>
        </w:rPr>
        <w:t>Schoof et al.</w:t>
      </w:r>
      <w:r w:rsidR="000A7542" w:rsidRPr="000A7542">
        <w:rPr>
          <w:rFonts w:ascii="Times New Roman" w:hAnsi="Times New Roman" w:cs="Times New Roman"/>
        </w:rPr>
        <w:t xml:space="preserve"> 2009)</w:t>
      </w:r>
      <w:r w:rsidRPr="00D94D9E">
        <w:rPr>
          <w:rFonts w:ascii="Times New Roman" w:hAnsi="Times New Roman" w:cs="Times New Roman"/>
        </w:rPr>
        <w:fldChar w:fldCharType="end"/>
      </w:r>
      <w:r w:rsidRPr="00D94D9E">
        <w:rPr>
          <w:rFonts w:ascii="Times New Roman" w:hAnsi="Times New Roman" w:cs="Times New Roman"/>
        </w:rPr>
        <w:t xml:space="preserve">, however, and male coalitions are absent in orangutans. From limited observations of the single </w:t>
      </w:r>
      <w:r>
        <w:rPr>
          <w:rFonts w:ascii="Times New Roman" w:hAnsi="Times New Roman" w:cs="Times New Roman"/>
        </w:rPr>
        <w:t xml:space="preserve">known </w:t>
      </w:r>
      <w:r w:rsidR="005A1242">
        <w:rPr>
          <w:rFonts w:ascii="Times New Roman" w:hAnsi="Times New Roman" w:cs="Times New Roman"/>
        </w:rPr>
        <w:t>adolescent male</w:t>
      </w:r>
      <w:r w:rsidRPr="00D94D9E">
        <w:rPr>
          <w:rFonts w:ascii="Times New Roman" w:hAnsi="Times New Roman" w:cs="Times New Roman"/>
        </w:rPr>
        <w:t xml:space="preserve"> observed in this study period</w:t>
      </w:r>
      <w:r>
        <w:rPr>
          <w:rFonts w:ascii="Times New Roman" w:hAnsi="Times New Roman" w:cs="Times New Roman"/>
        </w:rPr>
        <w:t>,</w:t>
      </w:r>
      <w:r w:rsidRPr="00D94D9E">
        <w:rPr>
          <w:rFonts w:ascii="Times New Roman" w:hAnsi="Times New Roman" w:cs="Times New Roman"/>
        </w:rPr>
        <w:t xml:space="preserve"> along with additional observations of </w:t>
      </w:r>
      <w:r>
        <w:rPr>
          <w:rFonts w:ascii="Times New Roman" w:hAnsi="Times New Roman" w:cs="Times New Roman"/>
        </w:rPr>
        <w:t xml:space="preserve">two </w:t>
      </w:r>
      <w:r w:rsidRPr="00D94D9E">
        <w:rPr>
          <w:rFonts w:ascii="Times New Roman" w:hAnsi="Times New Roman" w:cs="Times New Roman"/>
        </w:rPr>
        <w:t xml:space="preserve">suspected adolescent males (it is difficult to know the age of unflanged males if they are new to the research area), it seems that they spend most of their social time with adolescent or adult females. </w:t>
      </w:r>
      <w:proofErr w:type="spellStart"/>
      <w:r w:rsidRPr="00D94D9E">
        <w:rPr>
          <w:rFonts w:ascii="Times New Roman" w:hAnsi="Times New Roman" w:cs="Times New Roman"/>
        </w:rPr>
        <w:t>Galdikas</w:t>
      </w:r>
      <w:proofErr w:type="spellEnd"/>
      <w:r w:rsidRPr="00D94D9E">
        <w:rPr>
          <w:rFonts w:ascii="Times New Roman" w:hAnsi="Times New Roman" w:cs="Times New Roman"/>
        </w:rPr>
        <w:t xml:space="preserve"> </w:t>
      </w:r>
      <w:r w:rsidRPr="00D94D9E">
        <w:rPr>
          <w:rFonts w:ascii="Times New Roman" w:hAnsi="Times New Roman" w:cs="Times New Roman"/>
        </w:rPr>
        <w:fldChar w:fldCharType="begin"/>
      </w:r>
      <w:r w:rsidR="00226B7D">
        <w:rPr>
          <w:rFonts w:ascii="Times New Roman" w:hAnsi="Times New Roman" w:cs="Times New Roman"/>
        </w:rPr>
        <w:instrText xml:space="preserve"> ADDIN ZOTERO_ITEM CSL_CITATION {"citationID":"uqA8VOrl","properties":{"formattedCitation":"(Galdikas, 1985b)","plainCitation":"(Galdikas, 1985b)","dontUpdate":true,"noteIndex":0},"citationItems":[{"id":841,"uris":["http://zotero.org/users/local/Wu3kfUMj/items/X6TS2ZNX"],"uri":["http://zotero.org/users/local/Wu3kfUMj/items/X6TS2ZNX"],"itemData":{"id":841,"type":"article-journal","title":"Subadult male orangutan sociality and reproductive behavior at Tanjung Puting","container-title":"American Journal of Primatology","page":"87-99","volume":"8","issue":"2","source":"Wiley Online Library","abstract":"During a four-year period at Tanjung Puting Reserve, Central Indonesian Borneo, subadult males were observed for 670.5 observation hours, 463 hours of which were as focal individuals. Subadult males were quite gregarious, participating in groupings for 40.9% of the time they were observed as targets. Subadult male sociality centered around females; 83% of the time subadult males spent in groupings was exclusively with females, as compared to 3% of contact time spent exclusively with other males. Much subadult male sociality can be understood in terms of male-male competition for females. Interactions between adult and subadult males were almost entirely determined by the presence or absence of females. Adult males were more belligerent when females were present. Twenty-two copulations or attempted copulations occurred during 16 subadult male-female encounters, two of which were consortships. The majority of subadult male copulations (86%) were resisted matings. Outside of consortship, resisted matings (or the first in a series of resisted matings or attempts) usually took place at encounter or shortly thereafter. Subadult males also surreptitiously followed adult males and their consorts. Subadults frequently located receptive females before adult males did but were replaced by adult males when these appeared. Subadult male reproductive strategy consisted of both sneak/“rape” and consort tactics with sneak/“rape” predominating.","DOI":"10.1002/ajp.1350080202","ISSN":"1098-2345","journalAbbreviation":"Am. J. Primatol.","language":"en","author":[{"family":"Galdikas","given":"Biruté M. F."}],"issued":{"date-parts":[["1985",1,1]]}}}],"schema":"https://github.com/citation-style-language/schema/raw/master/csl-citation.json"} </w:instrText>
      </w:r>
      <w:r w:rsidRPr="00D94D9E">
        <w:rPr>
          <w:rFonts w:ascii="Times New Roman" w:hAnsi="Times New Roman" w:cs="Times New Roman"/>
        </w:rPr>
        <w:fldChar w:fldCharType="separate"/>
      </w:r>
      <w:r w:rsidR="00177E8A">
        <w:rPr>
          <w:rFonts w:ascii="Times New Roman" w:hAnsi="Times New Roman" w:cs="Times New Roman"/>
        </w:rPr>
        <w:t>(</w:t>
      </w:r>
      <w:r w:rsidR="000A7542" w:rsidRPr="000A7542">
        <w:rPr>
          <w:rFonts w:ascii="Times New Roman" w:hAnsi="Times New Roman" w:cs="Times New Roman"/>
        </w:rPr>
        <w:t>1985b)</w:t>
      </w:r>
      <w:r w:rsidRPr="00D94D9E">
        <w:rPr>
          <w:rFonts w:ascii="Times New Roman" w:hAnsi="Times New Roman" w:cs="Times New Roman"/>
        </w:rPr>
        <w:fldChar w:fldCharType="end"/>
      </w:r>
      <w:r w:rsidRPr="00D94D9E">
        <w:rPr>
          <w:rFonts w:ascii="Times New Roman" w:hAnsi="Times New Roman" w:cs="Times New Roman"/>
        </w:rPr>
        <w:t xml:space="preserve"> has reported that ‘subadult’ males (unflanged males, which would include both adolescent and older adult unflanged males) are rather social in general but that it is mostly with females. Future observations of known young males that are observe</w:t>
      </w:r>
      <w:r>
        <w:rPr>
          <w:rFonts w:ascii="Times New Roman" w:hAnsi="Times New Roman" w:cs="Times New Roman"/>
        </w:rPr>
        <w:t>d</w:t>
      </w:r>
      <w:r w:rsidRPr="00D94D9E">
        <w:rPr>
          <w:rFonts w:ascii="Times New Roman" w:hAnsi="Times New Roman" w:cs="Times New Roman"/>
        </w:rPr>
        <w:t xml:space="preserve"> as they achieve ranging independence will help to shed light on the nature of adolescent male orangutan social </w:t>
      </w:r>
      <w:commentRangeStart w:id="158"/>
      <w:r w:rsidRPr="00D94D9E">
        <w:rPr>
          <w:rFonts w:ascii="Times New Roman" w:hAnsi="Times New Roman" w:cs="Times New Roman"/>
        </w:rPr>
        <w:t>behavior</w:t>
      </w:r>
      <w:commentRangeEnd w:id="158"/>
      <w:r w:rsidR="003275BA">
        <w:rPr>
          <w:rStyle w:val="CommentReference"/>
          <w:rFonts w:eastAsiaTheme="minorHAnsi"/>
        </w:rPr>
        <w:commentReference w:id="158"/>
      </w:r>
      <w:r w:rsidRPr="00D94D9E">
        <w:rPr>
          <w:rFonts w:ascii="Times New Roman" w:hAnsi="Times New Roman" w:cs="Times New Roman"/>
        </w:rPr>
        <w:t>.</w:t>
      </w:r>
    </w:p>
    <w:p w14:paraId="3E03720F" w14:textId="31634557" w:rsidR="00EC1D55" w:rsidRPr="00D94D9E" w:rsidRDefault="00EC1D55" w:rsidP="0095532E">
      <w:pPr>
        <w:spacing w:line="480" w:lineRule="auto"/>
        <w:ind w:firstLine="720"/>
        <w:rPr>
          <w:rFonts w:ascii="Times New Roman" w:hAnsi="Times New Roman" w:cs="Times New Roman"/>
        </w:rPr>
      </w:pPr>
      <w:r>
        <w:rPr>
          <w:rFonts w:ascii="Times New Roman" w:hAnsi="Times New Roman" w:cs="Times New Roman"/>
        </w:rPr>
        <w:t>The rate of self-directed behavior in adolescent females was also significantly reduced when they associated with an unflanged male compared to socializing wi</w:t>
      </w:r>
      <w:r w:rsidR="005A1242">
        <w:rPr>
          <w:rFonts w:ascii="Times New Roman" w:hAnsi="Times New Roman" w:cs="Times New Roman"/>
        </w:rPr>
        <w:t xml:space="preserve">th other </w:t>
      </w:r>
      <w:r w:rsidR="00400836">
        <w:rPr>
          <w:rFonts w:ascii="Times New Roman" w:hAnsi="Times New Roman" w:cs="Times New Roman"/>
        </w:rPr>
        <w:t xml:space="preserve">age-sex </w:t>
      </w:r>
      <w:r w:rsidR="005A1242">
        <w:rPr>
          <w:rFonts w:ascii="Times New Roman" w:hAnsi="Times New Roman" w:cs="Times New Roman"/>
        </w:rPr>
        <w:t>classes</w:t>
      </w:r>
      <w:r w:rsidR="00597471">
        <w:rPr>
          <w:rFonts w:ascii="Times New Roman" w:hAnsi="Times New Roman" w:cs="Times New Roman"/>
        </w:rPr>
        <w:t>. A</w:t>
      </w:r>
      <w:r>
        <w:rPr>
          <w:rFonts w:ascii="Times New Roman" w:hAnsi="Times New Roman" w:cs="Times New Roman"/>
        </w:rPr>
        <w:t>dolescent female-unflanged male relationships</w:t>
      </w:r>
      <w:r w:rsidR="00597471">
        <w:rPr>
          <w:rFonts w:ascii="Times New Roman" w:hAnsi="Times New Roman" w:cs="Times New Roman"/>
        </w:rPr>
        <w:t xml:space="preserve"> are often highly affiliative</w:t>
      </w:r>
      <w:r w:rsidR="00907B91">
        <w:rPr>
          <w:rFonts w:ascii="Times New Roman" w:hAnsi="Times New Roman" w:cs="Times New Roman"/>
        </w:rPr>
        <w:t xml:space="preserve"> </w:t>
      </w:r>
      <w:r w:rsidR="00907B91">
        <w:rPr>
          <w:rFonts w:ascii="Times New Roman" w:hAnsi="Times New Roman" w:cs="Times New Roman"/>
        </w:rPr>
        <w:fldChar w:fldCharType="begin"/>
      </w:r>
      <w:r w:rsidR="00907B91">
        <w:rPr>
          <w:rFonts w:ascii="Times New Roman" w:hAnsi="Times New Roman" w:cs="Times New Roman"/>
        </w:rPr>
        <w:instrText xml:space="preserve"> ADDIN ZOTERO_ITEM CSL_CITATION {"citationID":"6r3DF6Zd","properties":{"formattedCitation":"(O\\uc0\\u8217{}Connell, 2018; O\\uc0\\u8217{}Connell &amp; Knott, 2018)","plainCitation":"(O’Connell, 2018; O’Connell &amp; Knott, 2018)","noteIndex":0},"citationItems":[{"id":1329,"uris":["http://zotero.org/users/local/Wu3kfUMj/items/IHNJNHF6"],"uri":["http://zotero.org/users/local/Wu3kfUMj/items/IHNJNHF6"],"itemData":{"id":1329,"type":"book","title":"The costs and benefits of sociality explored in wild Bornean orangutans (Pongo pygmaeus wurmbii)","publisher":"Boston University","edition":"Dissertation","author":[{"family":"O'Connell","given":"Caitlin A."}],"issued":{"date-parts":[["2018"]]}}},{"id":1331,"uris":["http://zotero.org/users/local/Wu3kfUMj/items/VLVR8UEL"],"uri":["http://zotero.org/users/local/Wu3kfUMj/items/VLVR8UEL"],"itemData":{"id":1331,"type":"article-journal","title":"Social party initiation, maintenance, and affiliative interaction by adolescent female orangutans in Gunung Palung National Park, West Kalimantan, Indonesia","container-title":"American Journal of Physical Anthropology","page":"191","volume":"165","issue":"S66","author":[{"family":"O'Connell","given":"Caitlin A."},{"family":"Knott","given":"Cheryl D."}],"issued":{"date-parts":[["2018"]]}}}],"schema":"https://github.com/citation-style-language/schema/raw/master/csl-citation.json"} </w:instrText>
      </w:r>
      <w:r w:rsidR="00907B91">
        <w:rPr>
          <w:rFonts w:ascii="Times New Roman" w:hAnsi="Times New Roman" w:cs="Times New Roman"/>
        </w:rPr>
        <w:fldChar w:fldCharType="separate"/>
      </w:r>
      <w:r w:rsidR="00907B91" w:rsidRPr="00907B91">
        <w:rPr>
          <w:rFonts w:ascii="Times New Roman" w:hAnsi="Times New Roman" w:cs="Times New Roman"/>
        </w:rPr>
        <w:t>(O’Connell, 2018; O’Connell &amp; Knott, 2018)</w:t>
      </w:r>
      <w:r w:rsidR="00907B91">
        <w:rPr>
          <w:rFonts w:ascii="Times New Roman" w:hAnsi="Times New Roman" w:cs="Times New Roman"/>
        </w:rPr>
        <w:fldChar w:fldCharType="end"/>
      </w:r>
      <w:r w:rsidR="00907B91">
        <w:rPr>
          <w:rFonts w:ascii="Times New Roman" w:hAnsi="Times New Roman" w:cs="Times New Roman"/>
        </w:rPr>
        <w:t xml:space="preserve">. </w:t>
      </w:r>
      <w:r>
        <w:rPr>
          <w:rFonts w:ascii="Times New Roman" w:hAnsi="Times New Roman" w:cs="Times New Roman"/>
        </w:rPr>
        <w:t>Adolescent females’ low levels of anxi</w:t>
      </w:r>
      <w:r w:rsidR="00400836">
        <w:rPr>
          <w:rFonts w:ascii="Times New Roman" w:hAnsi="Times New Roman" w:cs="Times New Roman"/>
        </w:rPr>
        <w:t>ous</w:t>
      </w:r>
      <w:r>
        <w:rPr>
          <w:rFonts w:ascii="Times New Roman" w:hAnsi="Times New Roman" w:cs="Times New Roman"/>
        </w:rPr>
        <w:t xml:space="preserve"> behavior when in association with unflanged males lends additional support to the idea that close affiliative associations with unflanged males may have fitness benefits for adolescent female orangutans, or at the very least, come at a lower cost than associating with adult females or flanged males.</w:t>
      </w:r>
    </w:p>
    <w:p w14:paraId="253B8563" w14:textId="3A5FA101" w:rsidR="00EC1D55" w:rsidRPr="00D94D9E" w:rsidRDefault="00EC1D55" w:rsidP="0095532E">
      <w:pPr>
        <w:spacing w:line="480" w:lineRule="auto"/>
        <w:ind w:firstLine="720"/>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 xml:space="preserve">Orangutans are so often ranging alone that it is difficult to get an accurate picture of the social dynamics of a study population. Self-directed behavior may be a useful way to assess the quality of dyadic relationships and may be helpful in aiding our understanding of these socially </w:t>
      </w:r>
      <w:r w:rsidRPr="00D94D9E">
        <w:rPr>
          <w:rFonts w:ascii="Times New Roman" w:hAnsi="Times New Roman" w:cs="Times New Roman"/>
          <w:color w:val="000000"/>
          <w:shd w:val="clear" w:color="auto" w:fill="FFFFFF"/>
        </w:rPr>
        <w:lastRenderedPageBreak/>
        <w:t xml:space="preserve">cryptic apes. Researchers have suggested that self-directed behavior can represent “tension” in dyadic relationships and provide a means of quantifying relationship quality </w:t>
      </w:r>
      <w:r w:rsidRPr="00D94D9E">
        <w:rPr>
          <w:rFonts w:ascii="Times New Roman" w:hAnsi="Times New Roman" w:cs="Times New Roman"/>
          <w:color w:val="000000"/>
          <w:shd w:val="clear" w:color="auto" w:fill="FFFFFF"/>
        </w:rPr>
        <w:fldChar w:fldCharType="begin"/>
      </w:r>
      <w:r w:rsidR="00226B7D">
        <w:rPr>
          <w:rFonts w:ascii="Times New Roman" w:hAnsi="Times New Roman" w:cs="Times New Roman"/>
          <w:color w:val="000000"/>
          <w:shd w:val="clear" w:color="auto" w:fill="FFFFFF"/>
        </w:rPr>
        <w:instrText xml:space="preserve"> ADDIN ZOTERO_ITEM CSL_CITATION {"citationID":"HqXvhEA4","properties":{"formattedCitation":"(J. Silk, Cheney, &amp; Seyfarth, 2013)","plainCitation":"(J. Silk, Cheney, &amp; Seyfarth, 2013)","dontUpdate":true,"noteIndex":0},"citationItems":[{"id":393,"uris":["http://zotero.org/users/local/Wu3kfUMj/items/AK4MPMWW"],"uri":["http://zotero.org/users/local/Wu3kfUMj/items/AK4MPMWW"],"itemData":{"id":393,"type":"article-journal","title":"A practical guide to the study of social relationships","container-title":"Evolutionary Anthropology: Issues, News, and Reviews","page":"213-225","volume":"22","issue":"5","source":"Wiley Online Library","abstract":"Behavioral ecologists have devoted considerable effort to identifying the sources of variation in individual reproductive success. Much of this work has focused on the characteristics of individuals, such as their sex and rank. However, many animals live in stable social groups and the fitness of individuals depends at least in part on the outcome of their interactions with other group members. For example, in many primate species, high dominance rank enhances access to resources and reproductive success. The ability to acquire and maintain high rank often depends on the availability and effectiveness of coalitionary support. Allies may be cultivated and coalitions may be reinforced by affiliative interactions such as grooming, food sharing, and tolerance. These findings suggest that if we want to understand the selective pressures that shape the social behavior of primates, it will be profitable to broaden our focus from the characteristics of individuals to the properties of the relationships that they form with others. The goal of this paper is to discuss a set of methods that can be used to quantify the properties of social relationships.","DOI":"10.1002/evan.21367","ISSN":"1520-6505","journalAbbreviation":"Evol. Anthropol.","language":"en","author":[{"family":"Silk","given":"Joan"},{"family":"Cheney","given":"Dorothy"},{"family":"Seyfarth","given":"Robert"}],"issued":{"date-parts":[["2013",9,1]]}}}],"schema":"https://github.com/citation-style-language/schema/raw/master/csl-citation.json"} </w:instrText>
      </w:r>
      <w:r w:rsidRPr="00D94D9E">
        <w:rPr>
          <w:rFonts w:ascii="Times New Roman" w:hAnsi="Times New Roman" w:cs="Times New Roman"/>
          <w:color w:val="000000"/>
          <w:shd w:val="clear" w:color="auto" w:fill="FFFFFF"/>
        </w:rPr>
        <w:fldChar w:fldCharType="separate"/>
      </w:r>
      <w:r w:rsidR="00177E8A">
        <w:rPr>
          <w:rFonts w:ascii="Times New Roman" w:hAnsi="Times New Roman" w:cs="Times New Roman"/>
        </w:rPr>
        <w:t>(Silk et al.</w:t>
      </w:r>
      <w:r w:rsidR="000A7542" w:rsidRPr="000A7542">
        <w:rPr>
          <w:rFonts w:ascii="Times New Roman" w:hAnsi="Times New Roman" w:cs="Times New Roman"/>
        </w:rPr>
        <w:t xml:space="preserve"> 2013)</w:t>
      </w:r>
      <w:r w:rsidRPr="00D94D9E">
        <w:rPr>
          <w:rFonts w:ascii="Times New Roman" w:hAnsi="Times New Roman" w:cs="Times New Roman"/>
          <w:color w:val="000000"/>
          <w:shd w:val="clear" w:color="auto" w:fill="FFFFFF"/>
        </w:rPr>
        <w:fldChar w:fldCharType="end"/>
      </w:r>
      <w:r w:rsidRPr="00D94D9E">
        <w:rPr>
          <w:rFonts w:ascii="Times New Roman" w:hAnsi="Times New Roman" w:cs="Times New Roman"/>
          <w:color w:val="000000"/>
          <w:shd w:val="clear" w:color="auto" w:fill="FFFFFF"/>
        </w:rPr>
        <w:t>. A growing body of literature shows that social bond</w:t>
      </w:r>
      <w:r w:rsidR="00177E8A">
        <w:rPr>
          <w:rFonts w:ascii="Times New Roman" w:hAnsi="Times New Roman" w:cs="Times New Roman"/>
          <w:color w:val="000000"/>
          <w:shd w:val="clear" w:color="auto" w:fill="FFFFFF"/>
        </w:rPr>
        <w:t xml:space="preserve">s have fitness consequences </w:t>
      </w:r>
      <w:r w:rsidRPr="00D94D9E">
        <w:rPr>
          <w:rFonts w:ascii="Times New Roman" w:hAnsi="Times New Roman" w:cs="Times New Roman"/>
          <w:color w:val="000000"/>
          <w:shd w:val="clear" w:color="auto" w:fill="FFFFFF"/>
        </w:rPr>
        <w:fldChar w:fldCharType="begin"/>
      </w:r>
      <w:r w:rsidR="00226B7D">
        <w:rPr>
          <w:rFonts w:ascii="Times New Roman" w:hAnsi="Times New Roman" w:cs="Times New Roman"/>
          <w:color w:val="000000"/>
          <w:shd w:val="clear" w:color="auto" w:fill="FFFFFF"/>
        </w:rPr>
        <w:instrText xml:space="preserve"> ADDIN ZOTERO_ITEM CSL_CITATION {"citationID":"GoZKmMdz","properties":{"formattedCitation":"(Cameron, Setsaas, &amp; Linklater, 2009; Sch\\uc0\\u252{}lke, Bhagavatula, Vigilant, &amp; Ostner, 2010; J. B. Silk, Alberts, &amp; Altmann, 2003; J. Silk et al., 2013)","plainCitation":"(Cameron, Setsaas, &amp; Linklater, 2009; Schülke, Bhagavatula, Vigilant, &amp; Ostner, 2010; J. B. Silk, Alberts, &amp; Altmann, 2003; J. Silk et al., 2013)","dontUpdate":true,"noteIndex":0},"citationItems":[{"id":393,"uris":["http://zotero.org/users/local/Wu3kfUMj/items/AK4MPMWW"],"uri":["http://zotero.org/users/local/Wu3kfUMj/items/AK4MPMWW"],"itemData":{"id":393,"type":"article-journal","title":"A practical guide to the study of social relationships","container-title":"Evolutionary Anthropology: Issues, News, and Reviews","page":"213-225","volume":"22","issue":"5","source":"Wiley Online Library","abstract":"Behavioral ecologists have devoted considerable effort to identifying the sources of variation in individual reproductive success. Much of this work has focused on the characteristics of individuals, such as their sex and rank. However, many animals live in stable social groups and the fitness of individuals depends at least in part on the outcome of their interactions with other group members. For example, in many primate species, high dominance rank enhances access to resources and reproductive success. The ability to acquire and maintain high rank often depends on the availability and effectiveness of coalitionary support. Allies may be cultivated and coalitions may be reinforced by affiliative interactions such as grooming, food sharing, and tolerance. These findings suggest that if we want to understand the selective pressures that shape the social behavior of primates, it will be profitable to broaden our focus from the characteristics of individuals to the properties of the relationships that they form with others. The goal of this paper is to discuss a set of methods that can be used to quantify the properties of social relationships.","DOI":"10.1002/evan.21367","ISSN":"1520-6505","journalAbbreviation":"Evol. Anthropol.","language":"en","author":[{"family":"Silk","given":"Joan"},{"family":"Cheney","given":"Dorothy"},{"family":"Seyfarth","given":"Robert"}],"issued":{"date-parts":[["2013",9,1]]}}},{"id":411,"uris":["http://zotero.org/users/local/Wu3kfUMj/items/NC27N3HW"],"uri":["http://zotero.org/users/local/Wu3kfUMj/items/NC27N3HW"],"itemData":{"id":411,"type":"article-journal","title":"Social Bonds of Female Baboons Enhance Infant Survival","container-title":"Science","page":"1231-1234","volume":"302","issue":"5648","source":"science.sciencemag.org","abstract":"Among nonhuman primates, females often form strong bonds with kin and other group members. These relationships are thought to have adaptive value for females, but direct effects of sociality on fitness have never been demonstrated. We present 16 years of behavioral data from a well-studied population of wild baboons, which demonstrate that sociality of adult females is positively associated with infant survival, an important component of variation in female lifetime fitness. The effects of sociality on infant survival are independent of the effects of dominance rank, group membership, and environmental conditions. Our results are consistent with the evidence that social support has beneficial effects on human health and well-being across the life span. For humans and other primates, sociality has adaptive value.","DOI":"10.1126/science.1088580","ISSN":"0036-8075, 1095-9203","note":"PMID: 14615543","language":"en","author":[{"family":"Silk","given":"Joan B."},{"family":"Alberts","given":"Susan C."},{"family":"Altmann","given":"Jeanne"}],"issued":{"date-parts":[["2003",11,14]]}}},{"id":566,"uris":["http://zotero.org/users/local/Wu3kfUMj/items/HKMIRH3D"],"uri":["http://zotero.org/users/local/Wu3kfUMj/items/HKMIRH3D"],"itemData":{"id":566,"type":"article-journal","title":"Social bonds between unrelated females increase reproductive success in feral horses","container-title":"Proceedings of the National Academy of Sciences","page":"13850-13853","volume":"106","issue":"33","source":"www.pnas.org","abstract":"In many mammals, females form close social bonds with members of their group, usually between kin. Studies of social bonds and their fitness benefits have not been investigated outside primates, and are confounded by the relatedness between individuals in primate groups. Bonds may arise from kin selection and inclusive fitness rather than through direct benefits of association. However, female equids live in long-term social groups with unrelated members. We present 4 years of behavioral data, which demonstrate that social integration between unrelated females increases both foal birth rates and survival, independent of maternal habitat quality, social group type, dominance status, and age. Also, we show that such social integration reduces harassment by males. Consequently, social integration has strong direct fitness consequences between nonrelatives, suggesting that social bonds can evolve based on these direct benefits alone. Our results support recent studies highlighting the importance of direct benefits in maintaining cooperative behavior, while controlling for the confounding influence of kinship.","DOI":"10.1073/pnas.0900639106","ISSN":"0027-8424, 1091-6490","note":"PMID: 19667179","journalAbbreviation":"PNAS","language":"en","author":[{"family":"Cameron","given":"Elissa Z."},{"family":"Setsaas","given":"Trine H."},{"family":"Linklater","given":"Wayne L."}],"issued":{"date-parts":[["2009",8,18]]}}},{"id":563,"uris":["http://zotero.org/users/local/Wu3kfUMj/items/2TF2MDTQ"],"uri":["http://zotero.org/users/local/Wu3kfUMj/items/2TF2MDTQ"],"itemData":{"id":563,"type":"article-journal","title":"Social Bonds Enhance Reproductive Success in Male Macaques","container-title":"Current Biology","page":"2207-2210","volume":"20","issue":"24","source":"ScienceDirect","abstract":"Summary\nFor animals living in mixed-sex social groups, females who form strong social bonds with other females live longer and have higher offspring survival [1–3]. These bonds are highly nepotistic, but sometimes strong bonds may also occur between unrelated females if kin are rare [2, 3] and even among postdispersal unrelated females in chimpanzees and horses [4, 5]. Because of fundamental differences between the resources that limit reproductive success in females (food and safety) and males (fertilizations), it has been predicted that bonding among males should be rare and found only for kin and among philopatric males [6] like chimpanzees [7–9]. We studied social bonds among dispersing male Assamese macaques (Macaca assamensis) to see whether males in multimale groups form differentiated social bonds and whether and how males derive fitness benefits from close bonds. We found that strong bonds were linked to coalition formation, which in turn predicted future social dominance, which influenced paternity success. The strength of males' social bonds was directly linked to the number of offspring they sired. Our results show that differentiated social relationships exert an important influence on the breeding success of both sexes that transcends contrasts in relatedness.","DOI":"10.1016/j.cub.2010.10.058","ISSN":"0960-9822","journalAbbreviation":"Current Biology","author":[{"family":"Schülke","given":"Oliver"},{"family":"Bhagavatula","given":"Jyotsna"},{"family":"Vigilant","given":"Linda"},{"family":"Ostner","given":"Julia"}],"issued":{"date-parts":[["2010",12,21]]}}}],"schema":"https://github.com/citation-style-language/schema/raw/master/csl-citation.json"} </w:instrText>
      </w:r>
      <w:r w:rsidRPr="00D94D9E">
        <w:rPr>
          <w:rFonts w:ascii="Times New Roman" w:hAnsi="Times New Roman" w:cs="Times New Roman"/>
          <w:color w:val="000000"/>
          <w:shd w:val="clear" w:color="auto" w:fill="FFFFFF"/>
        </w:rPr>
        <w:fldChar w:fldCharType="separate"/>
      </w:r>
      <w:r w:rsidR="00177E8A">
        <w:rPr>
          <w:rFonts w:ascii="Times New Roman" w:hAnsi="Times New Roman" w:cs="Times New Roman"/>
        </w:rPr>
        <w:t>(Cameron et al. 2009; Schülke et al. 2010; Silk et al. 2003; Silk et al.</w:t>
      </w:r>
      <w:r w:rsidR="000A7542" w:rsidRPr="000A7542">
        <w:rPr>
          <w:rFonts w:ascii="Times New Roman" w:hAnsi="Times New Roman" w:cs="Times New Roman"/>
        </w:rPr>
        <w:t xml:space="preserve"> 2013)</w:t>
      </w:r>
      <w:r w:rsidRPr="00D94D9E">
        <w:rPr>
          <w:rFonts w:ascii="Times New Roman" w:hAnsi="Times New Roman" w:cs="Times New Roman"/>
          <w:color w:val="000000"/>
          <w:shd w:val="clear" w:color="auto" w:fill="FFFFFF"/>
        </w:rPr>
        <w:fldChar w:fldCharType="end"/>
      </w:r>
      <w:r w:rsidRPr="00D94D9E">
        <w:rPr>
          <w:rFonts w:ascii="Times New Roman" w:hAnsi="Times New Roman" w:cs="Times New Roman"/>
          <w:color w:val="000000"/>
          <w:shd w:val="clear" w:color="auto" w:fill="FFFFFF"/>
        </w:rPr>
        <w:t xml:space="preserve">, and quantifying the nature of social relationships offers an analytical tool for understanding the evolution of social behavior. With low frequency of social interaction, few </w:t>
      </w:r>
      <w:r>
        <w:rPr>
          <w:rFonts w:ascii="Times New Roman" w:hAnsi="Times New Roman" w:cs="Times New Roman"/>
          <w:color w:val="000000"/>
          <w:shd w:val="clear" w:color="auto" w:fill="FFFFFF"/>
        </w:rPr>
        <w:t xml:space="preserve">orangutan </w:t>
      </w:r>
      <w:r w:rsidRPr="00D94D9E">
        <w:rPr>
          <w:rFonts w:ascii="Times New Roman" w:hAnsi="Times New Roman" w:cs="Times New Roman"/>
          <w:color w:val="000000"/>
          <w:shd w:val="clear" w:color="auto" w:fill="FFFFFF"/>
        </w:rPr>
        <w:t xml:space="preserve">studies have attempted to examine the nature of social relationships, and simply document the occurrence of social associations to report rates of association and the basic categories of encounters including feeding aggregations, </w:t>
      </w:r>
      <w:proofErr w:type="spellStart"/>
      <w:r w:rsidRPr="00D94D9E">
        <w:rPr>
          <w:rFonts w:ascii="Times New Roman" w:hAnsi="Times New Roman" w:cs="Times New Roman"/>
          <w:color w:val="000000"/>
          <w:shd w:val="clear" w:color="auto" w:fill="FFFFFF"/>
        </w:rPr>
        <w:t>consortships</w:t>
      </w:r>
      <w:proofErr w:type="spellEnd"/>
      <w:r w:rsidRPr="00D94D9E">
        <w:rPr>
          <w:rFonts w:ascii="Times New Roman" w:hAnsi="Times New Roman" w:cs="Times New Roman"/>
          <w:color w:val="000000"/>
          <w:shd w:val="clear" w:color="auto" w:fill="FFFFFF"/>
        </w:rPr>
        <w:t xml:space="preserve">, travel bands, aggressive encounters, and offspring play associations </w:t>
      </w:r>
      <w:r w:rsidRPr="00D94D9E">
        <w:rPr>
          <w:rFonts w:ascii="Times New Roman" w:hAnsi="Times New Roman" w:cs="Times New Roman"/>
          <w:color w:val="000000"/>
          <w:shd w:val="clear" w:color="auto" w:fill="FFFFFF"/>
        </w:rPr>
        <w:fldChar w:fldCharType="begin"/>
      </w:r>
      <w:r w:rsidR="000A7542">
        <w:rPr>
          <w:rFonts w:ascii="Times New Roman" w:hAnsi="Times New Roman" w:cs="Times New Roman"/>
          <w:color w:val="000000"/>
          <w:shd w:val="clear" w:color="auto" w:fill="FFFFFF"/>
        </w:rPr>
        <w:instrText xml:space="preserve"> ADDIN ZOTERO_ITEM CSL_CITATION {"citationID":"5CY0xXh7","properties":{"formattedCitation":"(Mitani, Grether, Rodman, &amp; Priatna, 1991; van Noordwijk et al., 2012)","plainCitation":"(Mitani, Grether, Rodman, &amp; Priatna, 1991; van Noordwijk et al., 2012)","noteIndex":0},"citationItems":[{"id":209,"uris":["http://zotero.org/users/local/Wu3kfUMj/items/577S3KS3"],"uri":["http://zotero.org/users/local/Wu3kfUMj/items/577S3KS3"],"itemData":{"id":209,"type":"article-journal","title":"Association among wild orang-utans: sociality, passive aggregations or chance?","container-title":"Animal Behaviour","page":"33-46","volume":"42","issue":"1","source":"ScienceDirect","abstract":"Encounters and associations between adult male, adult female and subadult male orang-utans, Pongo pygmaeus, were examined at the Kutai National Park and Gunung Palung Nature Reserve, Indonesia. Observed rates of encounters, durations of associations and proportions of time spent in associations of two members of each age-sex class from each population were compared with expected values generated from null models of associations. Encounter rates, durations of associations and proportions of time spent in associations were greater than expected by chance. Two factors appear to generate these non-random patterns: subjects at both sites met conspecifics at food sources more often than expected, and associations frequently involved social behaviour. Three differences in association patterns existed between populations. Orang-utans at Kutai encountered each other more frequently, engaged in longer associations, and spent a greater proportion of time together than conspecifics at Gunung Palung. Variations in association patterns between populations reflected age-sex class differences in behaviour. In contrast to adult and subadult males at Kutai, males at Gunung Palung avoided conspecific. Similarly, adult females and subadult males at Gunung Palung spent less time with others than did their Kutai counterparts. An analysis of the nature of associations revealed two additional behavioural differences between populations. Mating did not occur at Gunung Palung, but was observed frequently at Kutai, and subadult males at Kutai received aggression, while those at Gunung Palung did not. These data support the hypothesis that variations in the reproductive states of adult females account for differences in the patterns of association between orang-utans. Sociality among orang-utans appears primarily the result of aggregation at common resources, either food or mates.","DOI":"10.1016/S0003-3472(05)80603-7","ISSN":"0003-3472","shortTitle":"Association among wild orang-utans","journalAbbreviation":"Animal Behaviour","author":[{"family":"Mitani","given":"John C."},{"family":"Grether","given":"Gregory F."},{"family":"Rodman","given":"Peter S."},{"family":"Priatna","given":"Dolly"}],"issued":{"date-parts":[["1991",7]]}}},{"id":11,"uris":["http://zotero.org/users/local/Wu3kfUMj/items/U9DPTBAW"],"uri":["http://zotero.org/users/local/Wu3kfUMj/items/U9DPTBAW"],"itemData":{"id":11,"type":"article-journal","title":"Female philopatry and its social benefits among Bornean orangutans","container-title":"Behavioral Ecology and Sociobiology","page":"823-834","volume":"66","issue":"6","source":"link.springer.com","abstract":"Female philopatry in mammals is generally associated with ecological and sometimes social benefits, and often with dispersal by males. Previous studies on dispersal patterns of orangutans, largely non-gregarious Asian great apes, have yielded conflicting results. Based on 7 years of observational data and mitochondrial and nuclear DNA analyses on fecal samples of 41 adult Bornean orangutans (Pongo pygmaeus wurmbii) from the Tuanan population, we provide both genetic and behavioral evidence for male dispersal and female philopatry. Although maternally related adult female dyads showed similar home-range overlap as unrelated dyads, females spent much more time in association with known maternal relatives than with other females. While in association, offspring of maternally related females frequently engaged in social play, whereas mothers actively prevented this during encounters with unrelated mothers, suggesting that unrelated females may pose a threat to infants. Having trustworthy neighbors may therefore be a social benefit of philopatry that may be common among solitary mammals, thus reinforcing female philopatric tendencies in such species. The results also illustrate the diversity in dispersal patterns found within the great-ape lineage.","DOI":"10.1007/s00265-012-1330-7","ISSN":"0340-5443, 1432-0762","journalAbbreviation":"Behav Ecol Sociobiol","language":"en","author":[{"family":"Noordwijk","given":"Maria A.","non-dropping-particle":"van","dropping-particle":"van"},{"family":"Arora","given":"Natasha"},{"family":"Willems","given":"Erik P."},{"family":"Dunkel","given":"Lynda P."},{"family":"Amda","given":"Rahmalia N."},{"family":"Mardianah","given":"Neneng"},{"family":"Ackermann","given":"Corinne"},{"family":"Krützen","given":"Michael"},{"family":"Schaik","given":"Carel P.","dropping-particle":"van"}],"issued":{"date-parts":[["2012",3,1]]}}}],"schema":"https://github.com/citation-style-language/schema/raw/master/csl-citation.json"} </w:instrText>
      </w:r>
      <w:r w:rsidRPr="00D94D9E">
        <w:rPr>
          <w:rFonts w:ascii="Times New Roman" w:hAnsi="Times New Roman" w:cs="Times New Roman"/>
          <w:color w:val="000000"/>
          <w:shd w:val="clear" w:color="auto" w:fill="FFFFFF"/>
        </w:rPr>
        <w:fldChar w:fldCharType="separate"/>
      </w:r>
      <w:r w:rsidR="000A7542" w:rsidRPr="000A7542">
        <w:rPr>
          <w:rFonts w:ascii="Times New Roman" w:hAnsi="Times New Roman" w:cs="Times New Roman"/>
        </w:rPr>
        <w:t>(Mita</w:t>
      </w:r>
      <w:r w:rsidR="00177E8A">
        <w:rPr>
          <w:rFonts w:ascii="Times New Roman" w:hAnsi="Times New Roman" w:cs="Times New Roman"/>
        </w:rPr>
        <w:t>ni et al. 1991; van Noordwijk et al.</w:t>
      </w:r>
      <w:r w:rsidR="000A7542" w:rsidRPr="000A7542">
        <w:rPr>
          <w:rFonts w:ascii="Times New Roman" w:hAnsi="Times New Roman" w:cs="Times New Roman"/>
        </w:rPr>
        <w:t xml:space="preserve"> 2012)</w:t>
      </w:r>
      <w:r w:rsidRPr="00D94D9E">
        <w:rPr>
          <w:rFonts w:ascii="Times New Roman" w:hAnsi="Times New Roman" w:cs="Times New Roman"/>
          <w:color w:val="000000"/>
          <w:shd w:val="clear" w:color="auto" w:fill="FFFFFF"/>
        </w:rPr>
        <w:fldChar w:fldCharType="end"/>
      </w:r>
      <w:r w:rsidRPr="00D94D9E">
        <w:rPr>
          <w:rFonts w:ascii="Times New Roman" w:hAnsi="Times New Roman" w:cs="Times New Roman"/>
          <w:color w:val="000000"/>
          <w:shd w:val="clear" w:color="auto" w:fill="FFFFFF"/>
        </w:rPr>
        <w:t xml:space="preserve">. </w:t>
      </w:r>
      <w:r w:rsidRPr="00D94D9E">
        <w:rPr>
          <w:rFonts w:ascii="Times New Roman" w:hAnsi="Times New Roman" w:cs="Times New Roman"/>
        </w:rPr>
        <w:t xml:space="preserve">Research on wild orangutan behavior has yet to include self-directed behavior as a regular part of data collection, </w:t>
      </w:r>
      <w:r>
        <w:rPr>
          <w:rFonts w:ascii="Times New Roman" w:hAnsi="Times New Roman" w:cs="Times New Roman"/>
        </w:rPr>
        <w:t>al</w:t>
      </w:r>
      <w:r w:rsidRPr="00D94D9E">
        <w:rPr>
          <w:rFonts w:ascii="Times New Roman" w:hAnsi="Times New Roman" w:cs="Times New Roman"/>
        </w:rPr>
        <w:t xml:space="preserve">though several studies on captive orangutans have explored this </w:t>
      </w:r>
      <w:r w:rsidRPr="00D94D9E">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{"citationID":"VmJx4vRw","properties":{"formattedCitation":"(Amrein, Heistermann, &amp; Weingrill, 2014; Elder &amp; Menzel, 2001)","plainCitation":"(Amrein, Heistermann, &amp; Weingrill, 2014; Elder &amp; Menzel, 2001)","noteIndex":0},"citationItems":[{"id":552,"uris":["http://zotero.org/users/local/Wu3kfUMj/items/CZVRZK6S"],"uri":["http://zotero.org/users/local/Wu3kfUMj/items/CZVRZK6S"],"itemData":{"id":552,"type":"article-journal","title":"The Effect of Fission–Fusion Zoo Housing on Hormonal and Behavioral Indicators of Stress in Bornean Orangutans (Pongo pygmaeus)","container-title":"International Journal of Primatology","page":"509-528","volume":"35","issue":"2","source":"link.springer.com","abstract":"The welfare of captive animals could be improved if zoos were to place more emphasis on their species-specific needs. In the wild, orangutans live in a fission–fusion social system and have a semisolitary lifestyle. However, most zoos keep orangutans in permanent groups, which may be stressful for them. Apenheul Primate Park in Apeldoorn, Netherlands, houses 14 Bornean orangutans in a simulated fission–fusion social system. To assess how this housing system affects indicators of stress, we measured fecal glucocorticoid metabolites (fGCM) and determined proportions of self-directed behavior (scratching and autogrooming). We compared fGCM concentrations of the Apenheul animals to those of zoo orangutans kept in permanent groups. In addition, we tested the effect of group size, visitor number, sex, age, and change of group composition on fGCM concentrations and proportions of self-directed behavior in the Apenheul orangutans. In contrast to Bornean orangutans housed in permanent groups, we did not find a group size effect on fGCM or on self-directed behavior in Apenheul’s fission–fusion housing system. In addition, fGCM concentrations in Apenheul orangutans increased significantly with visitor numbers. Visitor number also affected proportions of self-directed behavior, and mean proportions of scratching were positively correlated with mean values of fGCM concentrations. Although these results suggest that the fission–fusion housing system in Apenheul reduces the group size effect leading to social stress in Bornean orangutans, they also show that visitors are an important factor that needs to be mitigated if the well-being of captive primates and other zoo animals is to be improved.","DOI":"10.1007/s10764-014-9765-5","ISSN":"0164-0291, 1573-8604","journalAbbreviation":"Int J Primatol","language":"en","author":[{"family":"Amrein","given":"Martin"},{"family":"Heistermann","given":"Michael"},{"family":"Weingrill","given":"Tony"}],"issued":{"date-parts":[["2014",4,1]]}}},{"id":520,"uris":["http://zotero.org/users/local/Wu3kfUMj/items/VBRJGU43"],"uri":["http://zotero.org/users/local/Wu3kfUMj/items/VBRJGU43"],"itemData":{"id":520,"type":"article-journal","title":"Dissociation of cortisol and behavioral indicators of stress in an orangutan (Pongo pygmaeus) during a computerized task","container-title":"Primates","page":"345-357","volume":"42","issue":"4","source":"link.springer.com","abstract":"Computerized testing can induce behavioral signs of frustration in apes. Three variations of a computer task were used to investigate the effects of inter-trial intervals and rate of cursor movement on frustrative behavior and cortisol in an orangutan. Behaviors were recorded during test sessions, and saliva was collected immediately after test sessions for cortisol assay. Behavioral results indicated that extended (20 sec) periods of delay between trials induced signs of frustration in the subject, including forceful manual manipulation of objects and self-scratching. However, cortisol results indicated that Hypothalamic-Pituitary-Adrenal (HPA) axis activity was not induced by task performance. Rather, cortisol levels were reduced during performance of computer tasks compared to baseline levels. Findings from this study suggest that behavioral and cortisol responses to stress induced by performance of computer testing can become dissociated. This study validates salivary cortisol as a measure of HPA activity in apes and demonstrates a normal circadian rhythm of cortisol release in an orangutan.","DOI":"10.1007/BF02629625","ISSN":"0032-8332, 1610-7365","journalAbbreviation":"Primates","language":"en","author":[{"family":"Elder","given":"Christopher M."},{"family":"Menzel","given":"Charles R."}],"issued":{"date-parts":[["2001",10,1]]}}}],"schema":"https://github.com/citation-style-language/schema/raw/master/csl-citation.json"} </w:instrText>
      </w:r>
      <w:r w:rsidRPr="00D94D9E">
        <w:rPr>
          <w:rFonts w:ascii="Times New Roman" w:hAnsi="Times New Roman" w:cs="Times New Roman"/>
        </w:rPr>
        <w:fldChar w:fldCharType="separate"/>
      </w:r>
      <w:r w:rsidR="00177E8A">
        <w:rPr>
          <w:rFonts w:ascii="Times New Roman" w:hAnsi="Times New Roman" w:cs="Times New Roman"/>
        </w:rPr>
        <w:t>(Amrein et al. 2014; Elder and Menzel</w:t>
      </w:r>
      <w:r w:rsidR="000A7542" w:rsidRPr="000A7542">
        <w:rPr>
          <w:rFonts w:ascii="Times New Roman" w:hAnsi="Times New Roman" w:cs="Times New Roman"/>
        </w:rPr>
        <w:t xml:space="preserve"> 2001)</w:t>
      </w:r>
      <w:r w:rsidRPr="00D94D9E">
        <w:rPr>
          <w:rFonts w:ascii="Times New Roman" w:hAnsi="Times New Roman" w:cs="Times New Roman"/>
        </w:rPr>
        <w:fldChar w:fldCharType="end"/>
      </w:r>
      <w:r w:rsidRPr="00D94D9E">
        <w:rPr>
          <w:rFonts w:ascii="Times New Roman" w:hAnsi="Times New Roman" w:cs="Times New Roman"/>
        </w:rPr>
        <w:t xml:space="preserve">. </w:t>
      </w:r>
      <w:r>
        <w:rPr>
          <w:rFonts w:ascii="Times New Roman" w:hAnsi="Times New Roman" w:cs="Times New Roman"/>
          <w:color w:val="000000"/>
          <w:shd w:val="clear" w:color="auto" w:fill="FFFFFF"/>
        </w:rPr>
        <w:t>Quantifying</w:t>
      </w:r>
      <w:r w:rsidRPr="00D94D9E">
        <w:rPr>
          <w:rFonts w:ascii="Times New Roman" w:hAnsi="Times New Roman" w:cs="Times New Roman"/>
          <w:color w:val="000000"/>
          <w:shd w:val="clear" w:color="auto" w:fill="FFFFFF"/>
        </w:rPr>
        <w:t xml:space="preserve"> the characteristics of social relationships in the wild can help us begin to understand the nature of the orangutan social system and </w:t>
      </w:r>
      <w:proofErr w:type="gramStart"/>
      <w:r w:rsidRPr="00D94D9E">
        <w:rPr>
          <w:rFonts w:ascii="Times New Roman" w:hAnsi="Times New Roman" w:cs="Times New Roman"/>
          <w:color w:val="000000"/>
          <w:shd w:val="clear" w:color="auto" w:fill="FFFFFF"/>
        </w:rPr>
        <w:t>whether or not</w:t>
      </w:r>
      <w:proofErr w:type="gramEnd"/>
      <w:r w:rsidRPr="00D94D9E">
        <w:rPr>
          <w:rFonts w:ascii="Times New Roman" w:hAnsi="Times New Roman" w:cs="Times New Roman"/>
          <w:color w:val="000000"/>
          <w:shd w:val="clear" w:color="auto" w:fill="FFFFFF"/>
        </w:rPr>
        <w:t xml:space="preserve"> social bonds have implications for their reproductive fitness.   </w:t>
      </w:r>
    </w:p>
    <w:p w14:paraId="7778FBEE" w14:textId="70362D72" w:rsidR="00EC1D55" w:rsidRPr="00D94D9E" w:rsidRDefault="00EC1D55" w:rsidP="0095532E">
      <w:pPr>
        <w:spacing w:line="480" w:lineRule="auto"/>
        <w:ind w:firstLine="720"/>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 xml:space="preserve">Uncertainty and unpredictability of the behavior of a social partner has been used to explain patterns of self-directed behavior in other species </w:t>
      </w:r>
      <w:r w:rsidRPr="00D94D9E">
        <w:rPr>
          <w:rFonts w:ascii="Times New Roman" w:hAnsi="Times New Roman" w:cs="Times New Roman"/>
          <w:color w:val="000000"/>
          <w:shd w:val="clear" w:color="auto" w:fill="FFFFFF"/>
        </w:rPr>
        <w:fldChar w:fldCharType="begin"/>
      </w:r>
      <w:r w:rsidR="000A7542">
        <w:rPr>
          <w:rFonts w:ascii="Times New Roman" w:hAnsi="Times New Roman" w:cs="Times New Roman"/>
          <w:color w:val="000000"/>
          <w:shd w:val="clear" w:color="auto" w:fill="FFFFFF"/>
        </w:rPr>
        <w:instrText xml:space="preserve"> ADDIN ZOTERO_ITEM CSL_CITATION {"citationID":"MMnvuNQn","properties":{"formattedCitation":"(Castles &amp; Whiten, 1998; Kutsukake, 2003; Manson &amp; Perry, 2000)","plainCitation":"(Castles &amp; Whiten, 1998; Kutsukake, 2003; Manson &amp; Perry, 2000)","noteIndex":0},"citationItems":[{"id":570,"uris":["http://zotero.org/users/local/Wu3kfUMj/items/74GEJAVG"],"uri":["http://zotero.org/users/local/Wu3kfUMj/items/74GEJAVG"],"itemData":{"id":570,"type":"article-journal","title":"Post-conflict Behaviour of Wild Olive Baboons. II. Stress and Self-directed Behaviour","container-title":"Ethology","page":"148-160","volume":"104","issue":"2","source":"Wiley Online Library","abstract":"Previous studies indicate that the proximate function of post-conflict affiliative interaction among primates is to reduce a victim's uncertainty about its opponent's future behaviour: the ‘uncertainty reduction hypothesis’ (Aureli &amp; van Schaik 1991; Ethology, 89, 101–114). This study confirms and extends these results, demonstrating that they are neither a product of captivity nor specific to macaques: both victims and initiators of aggression in a large group of wild olive baboons exhibited elevated rates of self-directed behaviour (SDB) - scratching, autogrooming, body-shaking and yawning - in a 10-min post-conflict period. During this period, they were more likely to receive further aggression. Reconciliation reduced both SDB and the incidence of further aggression. However, reconciliation only reduced SDB among individuals involved in conflicts in which both parties exchanged aggression. It is suggested that aggressors in unilateral conflicts were aroused rather than uncertain and that their victims' lack of control over post-conflict interactions (which tended to be initiated by their opponents) prevented them from benefiting from reconciliation in the same fashion as longtailed macaque victims, which frequently initiated reconciliation.","DOI":"10.1111/j.1439-0310.1998.tb00058.x","ISSN":"1439-0310","language":"en","author":[{"family":"Castles","given":"Duncan L."},{"family":"Whiten","given":"Andrew"}],"issued":{"date-parts":[["1998",2,1]]}}},{"id":48,"uris":["http://zotero.org/users/local/Wu3kfUMj/items/XQ78KPZE"],"uri":["http://zotero.org/users/local/Wu3kfUMj/items/XQ78KPZE"],"itemData":{"id":48,"type":"article-journal","title":"Assessing Relationship Quality and Social Anxiety Among Wild Chimpanzees Using Self-Directed Behaviour","container-title":"Behaviour","page":"1153-1171","volume":"140","issue":"8","source":"booksandjournals.brillonline.com","abstract":"Current theory on primate social relationships implies that relationship quality consists of three factors: value, security, and compatibility. The relationship security of each group member can be determined using the level of social anxiety found when that individual is in the proximity of other individuals. I studied social anxiety by measuring the rate of rough selfscratching behaviour (RSS), a self-directed behaviour, in wild chimpanzees in Mahale Mountains National Park, Tanzania. The RSS rate drastically differed across individual activities; RSS was rare when the focal individual was foraging or moving, but frequent during resting. The male RSS rate while resting was inversely correlated with dominance rank, particularly when males were with other group members; higher-ranking males performed RSS less often than lower-ranking males. The RSS frequency of males did not vary with the proximity of group members or the association level of the individuals in proximity. In contrast, close proximity of group members increased the female RSS rate. In addition, females performed RSS more frequently when a non-affiliative group member was in their proximity than with an affiliative group member. The relative dominance rank of the individuals in close proximity did not affect the RSS rate in either males or females. Furthermore, infant contact or separation from the mother did not influence the maternal RSS rate. These results suggest that anxietyinducing situations differ between sexes in this species, and that for female chimpanzees, relationship security is related to association level. The results are discussed in terms of interspecific variation in social dominance style and inter-individual tolerance within primates.","DOI":"10.1163/156853903322589687","ISSN":"1568-539X","author":[{"family":"Kutsukake","given":"Nobuyuki"}],"issued":{"date-parts":[["2003",8,15]]}}},{"id":82,"uris":["http://zotero.org/users/local/Wu3kfUMj/items/CGXC9TWK"],"uri":["http://zotero.org/users/local/Wu3kfUMj/items/CGXC9TWK"],"itemData":{"id":82,"type":"article-journal","title":"Correlates of Self-Directed Behaviour in Wild White-Faced Capuchins","container-title":"Ethology","page":"301-317","volume":"106","issue":"4","source":"Wiley Online Library","abstract":"Elevated rates of self-directed behaviour (SDB) such as self-scratching and autogrooming have been widely used in recent years as an indicator of anxiety in catarrhine primates. This study presents the first examination of correlates of SDB rates in a platyrrhine primate. Subjects were 8 wild female white-faced capuchins at Lomas Barbudal, Costa Rica, who were observed for 119 h of focal individual follows. The subjects performed significantly more self-scratching and autogrooming while in close proximity to conspecifics than while alone, irrespective of whether the neighbour was dominant or subordinate to them. This result was attributable to elevated SDB rates during the 30 s preceding and following allogrooming bouts. Furthermore, subjects engaged in more SDB while in proximity to females (a) that were closer to them in dominance rank and (b) with whom they spent a larger proportion of their time in proximity. Self-directed behaviour rates after conflicts did not differ from non-postconflict rates. Nor were SDB rates above baseline levels during the 30 s before subjects descended to the ground. These results may provide support for the view that SDB rates index anxiety in this species, if grooming decisions signal individuals' current allegiances and are therefore a source of anxiety, even if being groomed is, itself, relaxing. Postconflict preparation for further aggression may mitigate against scratching and autogrooming in a fast-moving arboreal species.","DOI":"10.1046/j.1439-0310.2000.00527.x","ISSN":"1439-0310","language":"en","author":[{"family":"Manson","given":"Joseph H."},{"family":"Perry","given":"Susan"}],"issued":{"date-parts":[["2000",4,1]]}}}],"schema":"https://github.com/citation-style-language/schema/raw/master/csl-citation.json"} </w:instrText>
      </w:r>
      <w:r w:rsidRPr="00D94D9E">
        <w:rPr>
          <w:rFonts w:ascii="Times New Roman" w:hAnsi="Times New Roman" w:cs="Times New Roman"/>
          <w:color w:val="000000"/>
          <w:shd w:val="clear" w:color="auto" w:fill="FFFFFF"/>
        </w:rPr>
        <w:fldChar w:fldCharType="separate"/>
      </w:r>
      <w:r w:rsidR="00177E8A">
        <w:rPr>
          <w:rFonts w:ascii="Times New Roman" w:hAnsi="Times New Roman" w:cs="Times New Roman"/>
        </w:rPr>
        <w:t>(Castles and</w:t>
      </w:r>
      <w:r w:rsidR="000A7542" w:rsidRPr="000A7542">
        <w:rPr>
          <w:rFonts w:ascii="Times New Roman" w:hAnsi="Times New Roman" w:cs="Times New Roman"/>
        </w:rPr>
        <w:t xml:space="preserve"> Whiten</w:t>
      </w:r>
      <w:r w:rsidR="00177E8A">
        <w:rPr>
          <w:rFonts w:ascii="Times New Roman" w:hAnsi="Times New Roman" w:cs="Times New Roman"/>
        </w:rPr>
        <w:t xml:space="preserve"> 1998; Kutsukake 2003; Manson and Perry</w:t>
      </w:r>
      <w:r w:rsidR="000A7542" w:rsidRPr="000A7542">
        <w:rPr>
          <w:rFonts w:ascii="Times New Roman" w:hAnsi="Times New Roman" w:cs="Times New Roman"/>
        </w:rPr>
        <w:t xml:space="preserve"> 2000)</w:t>
      </w:r>
      <w:r w:rsidRPr="00D94D9E">
        <w:rPr>
          <w:rFonts w:ascii="Times New Roman" w:hAnsi="Times New Roman" w:cs="Times New Roman"/>
          <w:color w:val="000000"/>
          <w:shd w:val="clear" w:color="auto" w:fill="FFFFFF"/>
        </w:rPr>
        <w:fldChar w:fldCharType="end"/>
      </w:r>
      <w:r w:rsidRPr="00D94D9E">
        <w:rPr>
          <w:rFonts w:ascii="Times New Roman" w:hAnsi="Times New Roman" w:cs="Times New Roman"/>
          <w:color w:val="000000"/>
          <w:shd w:val="clear" w:color="auto" w:fill="FFFFFF"/>
        </w:rPr>
        <w:t xml:space="preserve">. Adolescent female orangutans are relatively new to ranging independently and must work to establish their own relationships with the individuals they will likely encounter </w:t>
      </w:r>
      <w:r>
        <w:rPr>
          <w:rFonts w:ascii="Times New Roman" w:hAnsi="Times New Roman" w:cs="Times New Roman"/>
          <w:color w:val="000000"/>
          <w:shd w:val="clear" w:color="auto" w:fill="FFFFFF"/>
        </w:rPr>
        <w:t>in</w:t>
      </w:r>
      <w:r w:rsidRPr="00D94D9E">
        <w:rPr>
          <w:rFonts w:ascii="Times New Roman" w:hAnsi="Times New Roman" w:cs="Times New Roman"/>
          <w:color w:val="000000"/>
          <w:shd w:val="clear" w:color="auto" w:fill="FFFFFF"/>
        </w:rPr>
        <w:t xml:space="preserve"> their overlapping </w:t>
      </w:r>
      <w:r>
        <w:rPr>
          <w:rFonts w:ascii="Times New Roman" w:hAnsi="Times New Roman" w:cs="Times New Roman"/>
          <w:color w:val="000000"/>
          <w:shd w:val="clear" w:color="auto" w:fill="FFFFFF"/>
        </w:rPr>
        <w:t xml:space="preserve">home </w:t>
      </w:r>
      <w:r w:rsidRPr="00D94D9E">
        <w:rPr>
          <w:rFonts w:ascii="Times New Roman" w:hAnsi="Times New Roman" w:cs="Times New Roman"/>
          <w:color w:val="000000"/>
          <w:shd w:val="clear" w:color="auto" w:fill="FFFFFF"/>
        </w:rPr>
        <w:t xml:space="preserve">ranges </w:t>
      </w:r>
      <w:r w:rsidRPr="00D94D9E">
        <w:rPr>
          <w:rFonts w:ascii="Times New Roman" w:hAnsi="Times New Roman" w:cs="Times New Roman"/>
          <w:color w:val="000000"/>
          <w:shd w:val="clear" w:color="auto" w:fill="FFFFFF"/>
        </w:rPr>
        <w:fldChar w:fldCharType="begin"/>
      </w:r>
      <w:r w:rsidR="00226B7D">
        <w:rPr>
          <w:rFonts w:ascii="Times New Roman" w:hAnsi="Times New Roman" w:cs="Times New Roman"/>
          <w:color w:val="000000"/>
          <w:shd w:val="clear" w:color="auto" w:fill="FFFFFF"/>
        </w:rPr>
        <w:instrText xml:space="preserve"> ADDIN ZOTERO_ITEM CSL_CITATION {"citationID":"5xbzN4z2","properties":{"formattedCitation":"(C. Knott et al., 2008)","plainCitation":"(C. Knott et al., 2008)","dontUpdate":true,"noteIndex":0},"citationItems":[{"id":248,"uris":["http://zotero.org/users/local/Wu3kfUMj/items/4E33A3DM"],"uri":["http://zotero.org/users/local/Wu3kfUMj/items/4E33A3DM"],"itemData":{"id":248,"type":"article-journal","title":"Female-Female Competition in Bornean Orangutans","container-title":"International Journal of Primatology","page":"975-997","volume":"29","issue":"4","source":"link.springer.com","abstract":"The mostly solitary ranging of orangutans and the large areas over which they traverse have hampered quantification of Bornean orangutan ranging patterns and feeding competition. Because of their semisolitary existence, female orangutans have few competitive interactions among themselves. However, contest and scramble types of competition occur, and researchers consider both to be important for the species. Using 9 yr of data and &gt;22,300 h of observation of adult female orangutans in Gunung Palung National Park in Indonesian Borneo, we examined both forms of competition. Based on our analyses, we have 4 conclusions: 1) Adult female orangutans have highly overlapping home ranges, and thus there is potential for scramble competition to impose a cost. 2) Adult female orangutans actively avoid each other, suggesting that scramble competition indeed imposes a cost. 3) Adult females have distinct core areas that overlap to a lesser degree than home ranges do. 4) Analyses of contest competition reveal a slight spatial component to female competition for the first time. Preliminary evidence for core area defense and passive range exclusion may be among the mechanisms responsible for maintaining distinct adult female core areas.","DOI":"10.1007/s10764-008-9278-1","ISSN":"0164-0291, 1573-8604","journalAbbreviation":"Int J Primatol","language":"en","author":[{"family":"Knott","given":"Cheryl"},{"family":"Beaudrot","given":"Lydia"},{"family":"Snaith","given":"Tamaini"},{"family":"White","given":"Sarah"},{"family":"Tschauner","given":"Hartmut"},{"family":"Planansky","given":"George"}],"issued":{"date-parts":[["2008",8,1]]}}}],"schema":"https://github.com/citation-style-language/schema/raw/master/csl-citation.json"} </w:instrText>
      </w:r>
      <w:r w:rsidRPr="00D94D9E">
        <w:rPr>
          <w:rFonts w:ascii="Times New Roman" w:hAnsi="Times New Roman" w:cs="Times New Roman"/>
          <w:color w:val="000000"/>
          <w:shd w:val="clear" w:color="auto" w:fill="FFFFFF"/>
        </w:rPr>
        <w:fldChar w:fldCharType="separate"/>
      </w:r>
      <w:r w:rsidR="00177E8A">
        <w:rPr>
          <w:rFonts w:ascii="Times New Roman" w:hAnsi="Times New Roman" w:cs="Times New Roman"/>
        </w:rPr>
        <w:t xml:space="preserve">(Knott et al. </w:t>
      </w:r>
      <w:r w:rsidR="000A7542" w:rsidRPr="000A7542">
        <w:rPr>
          <w:rFonts w:ascii="Times New Roman" w:hAnsi="Times New Roman" w:cs="Times New Roman"/>
        </w:rPr>
        <w:t>2008)</w:t>
      </w:r>
      <w:r w:rsidRPr="00D94D9E">
        <w:rPr>
          <w:rFonts w:ascii="Times New Roman" w:hAnsi="Times New Roman" w:cs="Times New Roman"/>
          <w:color w:val="000000"/>
          <w:shd w:val="clear" w:color="auto" w:fill="FFFFFF"/>
        </w:rPr>
        <w:fldChar w:fldCharType="end"/>
      </w:r>
      <w:r w:rsidRPr="00D94D9E">
        <w:rPr>
          <w:rFonts w:ascii="Times New Roman" w:hAnsi="Times New Roman" w:cs="Times New Roman"/>
          <w:color w:val="000000"/>
          <w:shd w:val="clear" w:color="auto" w:fill="FFFFFF"/>
        </w:rPr>
        <w:t>. Adult females are often aggressive towards adolescent females that associate with them, chasing</w:t>
      </w:r>
      <w:r w:rsidR="00597471">
        <w:rPr>
          <w:rFonts w:ascii="Times New Roman" w:hAnsi="Times New Roman" w:cs="Times New Roman"/>
          <w:color w:val="000000"/>
          <w:shd w:val="clear" w:color="auto" w:fill="FFFFFF"/>
        </w:rPr>
        <w:t>,</w:t>
      </w:r>
      <w:r w:rsidRPr="00D94D9E">
        <w:rPr>
          <w:rFonts w:ascii="Times New Roman" w:hAnsi="Times New Roman" w:cs="Times New Roman"/>
          <w:color w:val="000000"/>
          <w:shd w:val="clear" w:color="auto" w:fill="FFFFFF"/>
        </w:rPr>
        <w:t xml:space="preserve"> lunging at and occasionally swatting at them. Despite this, adolescent females persist in following adult females</w:t>
      </w:r>
      <w:r w:rsidR="00907B91">
        <w:rPr>
          <w:rFonts w:ascii="Times New Roman" w:hAnsi="Times New Roman" w:cs="Times New Roman"/>
          <w:color w:val="000000"/>
          <w:shd w:val="clear" w:color="auto" w:fill="FFFFFF"/>
        </w:rPr>
        <w:t xml:space="preserve"> </w:t>
      </w:r>
      <w:r w:rsidR="00907B91">
        <w:rPr>
          <w:rFonts w:ascii="Times New Roman" w:hAnsi="Times New Roman" w:cs="Times New Roman"/>
          <w:color w:val="000000"/>
          <w:shd w:val="clear" w:color="auto" w:fill="FFFFFF"/>
        </w:rPr>
        <w:fldChar w:fldCharType="begin"/>
      </w:r>
      <w:r w:rsidR="00907B91">
        <w:rPr>
          <w:rFonts w:ascii="Times New Roman" w:hAnsi="Times New Roman" w:cs="Times New Roman"/>
          <w:color w:val="000000"/>
          <w:shd w:val="clear" w:color="auto" w:fill="FFFFFF"/>
        </w:rPr>
        <w:instrText xml:space="preserve"> ADDIN ZOTERO_ITEM CSL_CITATION {"citationID":"yQa2ke0l","properties":{"formattedCitation":"(O\\uc0\\u8217{}Connell, 2018; O\\uc0\\u8217{}Connell &amp; Knott, 2018)","plainCitation":"(O’Connell, 2018; O’Connell &amp; Knott, 2018)","noteIndex":0},"citationItems":[{"id":1329,"uris":["http://zotero.org/users/local/Wu3kfUMj/items/IHNJNHF6"],"uri":["http://zotero.org/users/local/Wu3kfUMj/items/IHNJNHF6"],"itemData":{"id":1329,"type":"book","title":"The costs and benefits of sociality explored in wild Bornean orangutans (Pongo pygmaeus wurmbii)","publisher":"Boston University","edition":"Dissertation","author":[{"family":"O'Connell","given":"Caitlin A."}],"issued":{"date-parts":[["2018"]]}}},{"id":1331,"uris":["http://zotero.org/users/local/Wu3kfUMj/items/VLVR8UEL"],"uri":["http://zotero.org/users/local/Wu3kfUMj/items/VLVR8UEL"],"itemData":{"id":1331,"type":"article-journal","title":"Social party initiation, maintenance, and affiliative interaction by adolescent female orangutans in Gunung Palung National Park, West Kalimantan, Indonesia","container-title":"American Journal of Physical Anthropology","page":"191","volume":"165","issue":"S66","author":[{"family":"O'Connell","given":"Caitlin A."},{"family":"Knott","given":"Cheryl D."}],"issued":{"date-parts":[["2018"]]}}}],"schema":"https://github.com/citation-style-language/schema/raw/master/csl-citation.json"} </w:instrText>
      </w:r>
      <w:r w:rsidR="00907B91">
        <w:rPr>
          <w:rFonts w:ascii="Times New Roman" w:hAnsi="Times New Roman" w:cs="Times New Roman"/>
          <w:color w:val="000000"/>
          <w:shd w:val="clear" w:color="auto" w:fill="FFFFFF"/>
        </w:rPr>
        <w:fldChar w:fldCharType="separate"/>
      </w:r>
      <w:r w:rsidR="00907B91" w:rsidRPr="00907B91">
        <w:rPr>
          <w:rFonts w:ascii="Times New Roman" w:hAnsi="Times New Roman" w:cs="Times New Roman"/>
        </w:rPr>
        <w:t>(O’Connell, 2018; O’Connell &amp; Knott, 2018)</w:t>
      </w:r>
      <w:r w:rsidR="00907B91">
        <w:rPr>
          <w:rFonts w:ascii="Times New Roman" w:hAnsi="Times New Roman" w:cs="Times New Roman"/>
          <w:color w:val="000000"/>
          <w:shd w:val="clear" w:color="auto" w:fill="FFFFFF"/>
        </w:rPr>
        <w:fldChar w:fldCharType="end"/>
      </w:r>
      <w:r w:rsidRPr="00D94D9E">
        <w:rPr>
          <w:rFonts w:ascii="Times New Roman" w:hAnsi="Times New Roman" w:cs="Times New Roman"/>
          <w:color w:val="000000"/>
          <w:shd w:val="clear" w:color="auto" w:fill="FFFFFF"/>
        </w:rPr>
        <w:t xml:space="preserve">, albeit cautiously, displaying vigilance and the </w:t>
      </w:r>
      <w:r w:rsidRPr="00D94D9E">
        <w:rPr>
          <w:rFonts w:ascii="Times New Roman" w:hAnsi="Times New Roman" w:cs="Times New Roman"/>
          <w:color w:val="000000"/>
          <w:shd w:val="clear" w:color="auto" w:fill="FFFFFF"/>
        </w:rPr>
        <w:lastRenderedPageBreak/>
        <w:t xml:space="preserve">increased self-directed behavior reported here. It seems that uncertainty does likely play a role in the tension within these social encounters, but adolescent females seek them out anyway. When it comes to associating with other adolescent females, on the other hand, these young females likely have knowledge of many of their age-mates from ‘play groups’ </w:t>
      </w:r>
      <w:r>
        <w:rPr>
          <w:rFonts w:ascii="Times New Roman" w:hAnsi="Times New Roman" w:cs="Times New Roman"/>
          <w:color w:val="000000"/>
          <w:shd w:val="clear" w:color="auto" w:fill="FFFFFF"/>
        </w:rPr>
        <w:t>they joined when they</w:t>
      </w:r>
      <w:r w:rsidRPr="00D94D9E">
        <w:rPr>
          <w:rFonts w:ascii="Times New Roman" w:hAnsi="Times New Roman" w:cs="Times New Roman"/>
          <w:color w:val="000000"/>
          <w:shd w:val="clear" w:color="auto" w:fill="FFFFFF"/>
        </w:rPr>
        <w:t xml:space="preserve"> ranged with their mothers</w:t>
      </w:r>
      <w:r w:rsidR="00400836">
        <w:rPr>
          <w:rFonts w:ascii="Times New Roman" w:hAnsi="Times New Roman" w:cs="Times New Roman"/>
          <w:color w:val="000000"/>
          <w:shd w:val="clear" w:color="auto" w:fill="FFFFFF"/>
        </w:rPr>
        <w:t>. A</w:t>
      </w:r>
      <w:r w:rsidRPr="00D94D9E">
        <w:rPr>
          <w:rFonts w:ascii="Times New Roman" w:hAnsi="Times New Roman" w:cs="Times New Roman"/>
          <w:color w:val="000000"/>
          <w:shd w:val="clear" w:color="auto" w:fill="FFFFFF"/>
        </w:rPr>
        <w:t xml:space="preserve">dult females </w:t>
      </w:r>
      <w:ins w:id="159" w:author="Melissa Emery Thompson" w:date="2018-09-24T19:11:00Z">
        <w:r w:rsidR="00850EDF">
          <w:rPr>
            <w:rFonts w:ascii="Times New Roman" w:hAnsi="Times New Roman" w:cs="Times New Roman"/>
            <w:color w:val="000000"/>
            <w:shd w:val="clear" w:color="auto" w:fill="FFFFFF"/>
          </w:rPr>
          <w:t xml:space="preserve">relatives </w:t>
        </w:r>
      </w:ins>
      <w:r w:rsidRPr="00D94D9E">
        <w:rPr>
          <w:rFonts w:ascii="Times New Roman" w:hAnsi="Times New Roman" w:cs="Times New Roman"/>
          <w:color w:val="000000"/>
          <w:shd w:val="clear" w:color="auto" w:fill="FFFFFF"/>
        </w:rPr>
        <w:t xml:space="preserve">with similarly aged offspring often come into proximity and allow their dependents to play with other young orangutans </w:t>
      </w:r>
      <w:r w:rsidRPr="00D94D9E">
        <w:rPr>
          <w:rFonts w:ascii="Times New Roman" w:hAnsi="Times New Roman" w:cs="Times New Roman"/>
          <w:color w:val="000000"/>
          <w:shd w:val="clear" w:color="auto" w:fill="FFFFFF"/>
        </w:rPr>
        <w:fldChar w:fldCharType="begin"/>
      </w:r>
      <w:r w:rsidR="000A7542">
        <w:rPr>
          <w:rFonts w:ascii="Times New Roman" w:hAnsi="Times New Roman" w:cs="Times New Roman"/>
          <w:color w:val="000000"/>
          <w:shd w:val="clear" w:color="auto" w:fill="FFFFFF"/>
        </w:rPr>
        <w:instrText xml:space="preserve"> ADDIN ZOTERO_ITEM CSL_CITATION {"citationID":"8k8BIqLo","properties":{"formattedCitation":"(van Noordwijk et al., 2012)","plainCitation":"(van Noordwijk et al., 2012)","noteIndex":0},"citationItems":[{"id":11,"uris":["http://zotero.org/users/local/Wu3kfUMj/items/U9DPTBAW"],"uri":["http://zotero.org/users/local/Wu3kfUMj/items/U9DPTBAW"],"itemData":{"id":11,"type":"article-journal","title":"Female philopatry and its social benefits among Bornean orangutans","container-title":"Behavioral Ecology and Sociobiology","page":"823-834","volume":"66","issue":"6","source":"link.springer.com","abstract":"Female philopatry in mammals is generally associated with ecological and sometimes social benefits, and often with dispersal by males. Previous studies on dispersal patterns of orangutans, largely non-gregarious Asian great apes, have yielded conflicting results. Based on 7 years of observational data and mitochondrial and nuclear DNA analyses on fecal samples of 41 adult Bornean orangutans (Pongo pygmaeus wurmbii) from the Tuanan population, we provide both genetic and behavioral evidence for male dispersal and female philopatry. Although maternally related adult female dyads showed similar home-range overlap as unrelated dyads, females spent much more time in association with known maternal relatives than with other females. While in association, offspring of maternally related females frequently engaged in social play, whereas mothers actively prevented this during encounters with unrelated mothers, suggesting that unrelated females may pose a threat to infants. Having trustworthy neighbors may therefore be a social benefit of philopatry that may be common among solitary mammals, thus reinforcing female philopatric tendencies in such species. The results also illustrate the diversity in dispersal patterns found within the great-ape lineage.","DOI":"10.1007/s00265-012-1330-7","ISSN":"0340-5443, 1432-0762","journalAbbreviation":"Behav Ecol Sociobiol","language":"en","author":[{"family":"Noordwijk","given":"Maria A.","non-dropping-particle":"van","dropping-particle":"van"},{"family":"Arora","given":"Natasha"},{"family":"Willems","given":"Erik P."},{"family":"Dunkel","given":"Lynda P."},{"family":"Amda","given":"Rahmalia N."},{"family":"Mardianah","given":"Neneng"},{"family":"Ackermann","given":"Corinne"},{"family":"Krützen","given":"Michael"},{"family":"Schaik","given":"Carel P.","dropping-particle":"van"}],"issued":{"date-parts":[["2012",3,1]]}}}],"schema":"https://github.com/citation-style-language/schema/raw/master/csl-citation.json"} </w:instrText>
      </w:r>
      <w:r w:rsidRPr="00D94D9E">
        <w:rPr>
          <w:rFonts w:ascii="Times New Roman" w:hAnsi="Times New Roman" w:cs="Times New Roman"/>
          <w:color w:val="000000"/>
          <w:shd w:val="clear" w:color="auto" w:fill="FFFFFF"/>
        </w:rPr>
        <w:fldChar w:fldCharType="separate"/>
      </w:r>
      <w:r w:rsidR="00177E8A">
        <w:rPr>
          <w:rFonts w:ascii="Times New Roman" w:hAnsi="Times New Roman" w:cs="Times New Roman"/>
        </w:rPr>
        <w:t>(van Noordwijk et al.</w:t>
      </w:r>
      <w:r w:rsidR="000A7542" w:rsidRPr="000A7542">
        <w:rPr>
          <w:rFonts w:ascii="Times New Roman" w:hAnsi="Times New Roman" w:cs="Times New Roman"/>
        </w:rPr>
        <w:t xml:space="preserve"> 2012)</w:t>
      </w:r>
      <w:r w:rsidRPr="00D94D9E">
        <w:rPr>
          <w:rFonts w:ascii="Times New Roman" w:hAnsi="Times New Roman" w:cs="Times New Roman"/>
          <w:color w:val="000000"/>
          <w:shd w:val="clear" w:color="auto" w:fill="FFFFFF"/>
        </w:rPr>
        <w:fldChar w:fldCharType="end"/>
      </w:r>
      <w:r w:rsidRPr="00D94D9E">
        <w:rPr>
          <w:rFonts w:ascii="Times New Roman" w:hAnsi="Times New Roman" w:cs="Times New Roman"/>
          <w:color w:val="000000"/>
          <w:shd w:val="clear" w:color="auto" w:fill="FFFFFF"/>
        </w:rPr>
        <w:t>. Being similarly sized and having previous knowledge of their social tendencies would reduce the degree of uncertainty and tension in these associations, thereby making them less anxiety inducing</w:t>
      </w:r>
      <w:r w:rsidR="00400836">
        <w:rPr>
          <w:rFonts w:ascii="Times New Roman" w:hAnsi="Times New Roman" w:cs="Times New Roman"/>
          <w:color w:val="000000"/>
          <w:shd w:val="clear" w:color="auto" w:fill="FFFFFF"/>
        </w:rPr>
        <w:t>,</w:t>
      </w:r>
      <w:r w:rsidRPr="00D94D9E">
        <w:rPr>
          <w:rFonts w:ascii="Times New Roman" w:hAnsi="Times New Roman" w:cs="Times New Roman"/>
          <w:color w:val="000000"/>
          <w:shd w:val="clear" w:color="auto" w:fill="FFFFFF"/>
        </w:rPr>
        <w:t xml:space="preserve"> as </w:t>
      </w:r>
      <w:r>
        <w:rPr>
          <w:rFonts w:ascii="Times New Roman" w:hAnsi="Times New Roman" w:cs="Times New Roman"/>
          <w:color w:val="000000"/>
          <w:shd w:val="clear" w:color="auto" w:fill="FFFFFF"/>
        </w:rPr>
        <w:t>has been</w:t>
      </w:r>
      <w:r w:rsidRPr="00D94D9E">
        <w:rPr>
          <w:rFonts w:ascii="Times New Roman" w:hAnsi="Times New Roman" w:cs="Times New Roman"/>
          <w:color w:val="000000"/>
          <w:shd w:val="clear" w:color="auto" w:fill="FFFFFF"/>
        </w:rPr>
        <w:t xml:space="preserve"> shown here through the lower rate of self-directed behavior for adolescent females when they are social with one another.</w:t>
      </w:r>
    </w:p>
    <w:p w14:paraId="7765D8E9" w14:textId="07478471" w:rsidR="00EC1D55" w:rsidRPr="00D94D9E" w:rsidRDefault="00EC1D55" w:rsidP="0095532E">
      <w:pPr>
        <w:spacing w:line="480" w:lineRule="auto"/>
        <w:rPr>
          <w:rFonts w:ascii="Times New Roman" w:hAnsi="Times New Roman" w:cs="Times New Roman"/>
          <w:i/>
          <w:color w:val="333333"/>
          <w:shd w:val="clear" w:color="auto" w:fill="FFFFFF"/>
        </w:rPr>
      </w:pPr>
      <w:r w:rsidRPr="00D94D9E">
        <w:rPr>
          <w:rFonts w:ascii="Times New Roman" w:hAnsi="Times New Roman" w:cs="Times New Roman"/>
          <w:i/>
          <w:color w:val="000000"/>
          <w:shd w:val="clear" w:color="auto" w:fill="FFFFFF"/>
        </w:rPr>
        <w:t>Self-directed behavior and cortisol – are they associated?</w:t>
      </w:r>
    </w:p>
    <w:p w14:paraId="193F61CD" w14:textId="607869A6" w:rsidR="00EC1D55" w:rsidRPr="00D94D9E" w:rsidRDefault="00EC1D55" w:rsidP="0095532E">
      <w:pPr>
        <w:spacing w:line="480" w:lineRule="auto"/>
        <w:ind w:firstLine="720"/>
        <w:rPr>
          <w:rFonts w:ascii="Times New Roman" w:hAnsi="Times New Roman" w:cs="Times New Roman"/>
        </w:rPr>
      </w:pPr>
      <w:r w:rsidRPr="00D94D9E">
        <w:rPr>
          <w:rFonts w:ascii="Times New Roman" w:hAnsi="Times New Roman" w:cs="Times New Roman"/>
        </w:rPr>
        <w:t xml:space="preserve">A number of studies have found no association between fecal glucocorticoids and self-directed behavior </w:t>
      </w:r>
      <w:r w:rsidRPr="00D94D9E">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{"citationID":"eHnVK0RQ","properties":{"formattedCitation":"(Amrein et al., 2014; Elder &amp; Menzel, 2001; Ellis, MacLarnon, Heistermann, &amp; Semple, 2011; Higham, MacLarnon, Heistermann, Ross, &amp; Semple, 2009; Ulyan et al., 2006)","plainCitation":"(Amrein et al., 2014; Elder &amp; Menzel, 2001; Ellis, MacLarnon, Heistermann, &amp; Semple, 2011; Higham, MacLarnon, Heistermann, Ross, &amp; Semple, 2009; Ulyan et al., 2006)","noteIndex":0},"citationItems":[{"id":552,"uris":["http://zotero.org/users/local/Wu3kfUMj/items/CZVRZK6S"],"uri":["http://zotero.org/users/local/Wu3kfUMj/items/CZVRZK6S"],"itemData":{"id":552,"type":"article-journal","title":"The Effect of Fission–Fusion Zoo Housing on Hormonal and Behavioral Indicators of Stress in Bornean Orangutans (Pongo pygmaeus)","container-title":"International Journal of Primatology","page":"509-528","volume":"35","issue":"2","source":"link.springer.com","abstract":"The welfare of captive animals could be improved if zoos were to place more emphasis on their species-specific needs. In the wild, orangutans live in a fission–fusion social system and have a semisolitary lifestyle. However, most zoos keep orangutans in permanent groups, which may be stressful for them. Apenheul Primate Park in Apeldoorn, Netherlands, houses 14 Bornean orangutans in a simulated fission–fusion social system. To assess how this housing system affects indicators of stress, we measured fecal glucocorticoid metabolites (fGCM) and determined proportions of self-directed behavior (scratching and autogrooming). We compared fGCM concentrations of the Apenheul animals to those of zoo orangutans kept in permanent groups. In addition, we tested the effect of group size, visitor number, sex, age, and change of group composition on fGCM concentrations and proportions of self-directed behavior in the Apenheul orangutans. In contrast to Bornean orangutans housed in permanent groups, we did not find a group size effect on fGCM or on self-directed behavior in Apenheul’s fission–fusion housing system. In addition, fGCM concentrations in Apenheul orangutans increased significantly with visitor numbers. Visitor number also affected proportions of self-directed behavior, and mean proportions of scratching were positively correlated with mean values of fGCM concentrations. Although these results suggest that the fission–fusion housing system in Apenheul reduces the group size effect leading to social stress in Bornean orangutans, they also show that visitors are an important factor that needs to be mitigated if the well-being of captive primates and other zoo animals is to be improved.","DOI":"10.1007/s10764-014-9765-5","ISSN":"0164-0291, 1573-8604","journalAbbreviation":"Int J Primatol","language":"en","author":[{"family":"Amrein","given":"Martin"},{"family":"Heistermann","given":"Michael"},{"family":"Weingrill","given":"Tony"}],"issued":{"date-parts":[["2014",4,1]]}}},{"id":60,"uris":["http://zotero.org/users/local/Wu3kfUMj/items/RZCT7G96"],"uri":["http://zotero.org/users/local/Wu3kfUMj/items/RZCT7G96"],"itemData":{"id":60,"type":"article-journal","title":"Rates of self-directed behaviour and faecal glucocorticoid levels are not correlated in female wild olive baboons (Papio hamadryas anubis)","container-title":"Stress","page":"526-532","volume":"12","issue":"6","source":"Taylor and Francis+NEJM","abstract":"Non-invasive methods to quantify components of stress in non-human animals rely typically on the use of physiological or behavioural measures. At the physiological level, stress is usually measured non-invasively in terms of faecal or urinary glucocorticoid output. A common group of behavioural measures used are self-directed behaviours (SDBs), which have been shown to be linked to anxiety, a subset of stress, although a number of authors have explicitly linked SDBs to stress more generally. Whether increased rates of SDBs are likely to be associated with increased faecal glucocorticoid ouput in wild mammals remains unclear. Here, for wild female olive baboons, we show no association between day-to-day changes in levels of SDB and cortisol metabolite excretion. We also show no relationship between long-term mean levels of these variables. We discuss several possible interpretations of our results, including the possibility that SDBs represent a behavioural coping mechanism, helping to ameliorate the physiological stress response.","DOI":"10.3109/10253890902756565","ISSN":"1025-3890","author":[{"family":"Higham","given":"James P."},{"family":"MacLarnon","given":"Ann M."},{"family":"Heistermann","given":"Michael"},{"family":"Ross","given":"Caroline"},{"family":"Semple","given":"Stuart"}],"issued":{"date-parts":[["2009",11,1]]}}},{"id":534,"uris":["http://zotero.org/users/local/Wu3kfUMj/items/E79583PT"],"uri":["http://zotero.org/users/local/Wu3kfUMj/items/E79583PT"],"itemData":{"id":534,"type":"article-journal","title":"The effects of predictable and unpredictable feeding schedules on the behavior and physiology of captive brown capuchins (Cebus apella)","container-title":"Applied Animal Behaviour Science","page":"154-160","volume":"101","issue":"1","source":"www.appliedanimalbehaviour.com","DOI":"10.1016/j.applanim.2006.01.010","ISSN":"0168-1591","journalAbbreviation":"Applied Animal Behaviour Science","language":"English","author":[{"family":"Ulyan","given":"Marjorie J."},{"family":"Burrows","given":"Anne E."},{"family":"Buzzell","given":"Courtney A."},{"family":"Raghanti","given":"Mary Ann"},{"family":"Marcinkiewicz","given":"J. L."},{"family":"Phillips","given":"Kimberley A."}],"issued":{"date-parts":[["2006",12,1]]}}},{"id":537,"uris":["http://zotero.org/users/local/Wu3kfUMj/items/DHJXETWR"],"uri":["http://zotero.org/users/local/Wu3kfUMj/items/DHJXETWR"],"itemData":{"id":537,"type":"article-journal","title":"The Social Correlates of Self-Directed Behaviour and Faecal Glucocorticoid Levels Among Adult Male Olive Baboons (Papio hamadryas anubis) in Gashaka-Gumti National Park, Nigeria","container-title":"African Zoology","page":"302-308","volume":"46","issue":"2","source":"bioone.org (Atypon)","abstract":"Sociality confers many benefits to gregarious animals, but group-living does not come without associated costs. Social living can cause anxiety, which if prolonged can lead to stress. We investigate correlates of anxiety and stress among wild adult male olive baboons (Papio hamadryas anubis) in Gashaka-Gumti National Park, Nigeria, and present the first examination of these correlates for male baboons living in forested environments. We used rates of self-directed behaviours (SDB) to quantify anxiety, and faecal glucocorticoid (FGC) concentrations to quantify physiological stress. We first examined the relationship between SDB rates and FGC concentrations, and then examined each measure in relation to a range of variables previously linked to anxiety or stress. We found that SDB rates and FGC concentrations were not correlated with each other, nor were they related to any measure of grooming or receiving aggression. SDB rates were negatively correlated with time spent with an adult female as nearest neighbour, but were unrelated to time with another adult male as closest conspecific. FGC concentrations were unrelated to time with adult nearest neighbours of either sex. Our results add to the growing body of literature examining the psychological and physiological costs of social living among wild primates.","DOI":"10.3377/004.046.0209","ISSN":"1562-7020","journalAbbreviation":"African Zoology","author":[{"family":"Ellis","given":"Jacklyn J."},{"family":"MacLarnon","given":"Ann M."},{"family":"Heistermann","given":"Michael"},{"family":"Semple","given":"Stuart"}],"issued":{"date-parts":[["2011",10,1]]}}},{"id":520,"uris":["http://zotero.org/users/local/Wu3kfUMj/items/VBRJGU43"],"uri":["http://zotero.org/users/local/Wu3kfUMj/items/VBRJGU43"],"itemData":{"id":520,"type":"article-journal","title":"Dissociation of cortisol and behavioral indicators of stress in an orangutan (Pongo pygmaeus) during a computerized task","container-title":"Primates","page":"345-357","volume":"42","issue":"4","source":"link.springer.com","abstract":"Computerized testing can induce behavioral signs of frustration in apes. Three variations of a computer task were used to investigate the effects of inter-trial intervals and rate of cursor movement on frustrative behavior and cortisol in an orangutan. Behaviors were recorded during test sessions, and saliva was collected immediately after test sessions for cortisol assay. Behavioral results indicated that extended (20 sec) periods of delay between trials induced signs of frustration in the subject, including forceful manual manipulation of objects and self-scratching. However, cortisol results indicated that Hypothalamic-Pituitary-Adrenal (HPA) axis activity was not induced by task performance. Rather, cortisol levels were reduced during performance of computer tasks compared to baseline levels. Findings from this study suggest that behavioral and cortisol responses to stress induced by performance of computer testing can become dissociated. This study validates salivary cortisol as a measure of HPA activity in apes and demonstrates a normal circadian rhythm of cortisol release in an orangutan.","DOI":"10.1007/BF02629625","ISSN":"0032-8332, 1610-7365","journalAbbreviation":"Primates","language":"en","author":[{"family":"Elder","given":"Christopher M."},{"family":"Menzel","given":"Charles R."}],"issued":{"date-parts":[["2001",10,1]]}}}],"schema":"https://github.com/citation-style-language/schema/raw/master/csl-citation.json"} </w:instrText>
      </w:r>
      <w:r w:rsidRPr="00D94D9E">
        <w:rPr>
          <w:rFonts w:ascii="Times New Roman" w:hAnsi="Times New Roman" w:cs="Times New Roman"/>
        </w:rPr>
        <w:fldChar w:fldCharType="separate"/>
      </w:r>
      <w:r w:rsidR="00177E8A">
        <w:rPr>
          <w:rFonts w:ascii="Times New Roman" w:hAnsi="Times New Roman" w:cs="Times New Roman"/>
        </w:rPr>
        <w:t>(Amrein et al. 2014; Elder and Menzel 2001; Ellis et al. 2011; Higham et al. 2009; Ulyan et al.</w:t>
      </w:r>
      <w:r w:rsidR="000A7542" w:rsidRPr="000A7542">
        <w:rPr>
          <w:rFonts w:ascii="Times New Roman" w:hAnsi="Times New Roman" w:cs="Times New Roman"/>
        </w:rPr>
        <w:t xml:space="preserve"> 2006)</w:t>
      </w:r>
      <w:r w:rsidRPr="00D94D9E">
        <w:rPr>
          <w:rFonts w:ascii="Times New Roman" w:hAnsi="Times New Roman" w:cs="Times New Roman"/>
        </w:rPr>
        <w:fldChar w:fldCharType="end"/>
      </w:r>
      <w:r w:rsidRPr="00FD485D">
        <w:rPr>
          <w:rFonts w:ascii="Times New Roman" w:hAnsi="Times New Roman" w:cs="Times New Roman"/>
          <w:lang w:val="da-DK"/>
        </w:rPr>
        <w:t xml:space="preserve">. </w:t>
      </w:r>
      <w:proofErr w:type="spellStart"/>
      <w:r w:rsidRPr="00D94D9E">
        <w:rPr>
          <w:rFonts w:ascii="Times New Roman" w:hAnsi="Times New Roman" w:cs="Times New Roman"/>
        </w:rPr>
        <w:t>Amrein</w:t>
      </w:r>
      <w:proofErr w:type="spellEnd"/>
      <w:r w:rsidRPr="00D94D9E">
        <w:rPr>
          <w:rFonts w:ascii="Times New Roman" w:hAnsi="Times New Roman" w:cs="Times New Roman"/>
        </w:rPr>
        <w:t xml:space="preserve"> </w:t>
      </w:r>
      <w:r w:rsidRPr="00177E8A">
        <w:rPr>
          <w:rFonts w:ascii="Times New Roman" w:hAnsi="Times New Roman" w:cs="Times New Roman"/>
        </w:rPr>
        <w:t>et al</w:t>
      </w:r>
      <w:r w:rsidRPr="009350C3">
        <w:rPr>
          <w:rFonts w:ascii="Times New Roman" w:hAnsi="Times New Roman" w:cs="Times New Roman"/>
          <w:i/>
        </w:rPr>
        <w:t xml:space="preserve">. </w:t>
      </w:r>
      <w:r w:rsidRPr="00D94D9E">
        <w:rPr>
          <w:rFonts w:ascii="Times New Roman" w:hAnsi="Times New Roman" w:cs="Times New Roman"/>
        </w:rPr>
        <w:fldChar w:fldCharType="begin"/>
      </w:r>
      <w:r w:rsidR="000A7542">
        <w:rPr>
          <w:rFonts w:ascii="Times New Roman" w:hAnsi="Times New Roman" w:cs="Times New Roman"/>
        </w:rPr>
        <w:instrText xml:space="preserve"> ADDIN ZOTERO_ITEM CSL_CITATION {"citationID":"EjFAaG0Q","properties":{"formattedCitation":"(Amrein et al., 2014)","plainCitation":"(Amrein et al., 2014)","noteIndex":0},"citationItems":[{"id":552,"uris":["http://zotero.org/users/local/Wu3kfUMj/items/CZVRZK6S"],"uri":["http://zotero.org/users/local/Wu3kfUMj/items/CZVRZK6S"],"itemData":{"id":552,"type":"article-journal","title":"The Effect of Fission–Fusion Zoo Housing on Hormonal and Behavioral Indicators of Stress in Bornean Orangutans (Pongo pygmaeus)","container-title":"International Journal of Primatology","page":"509-528","volume":"35","issue":"2","source":"link.springer.com","abstract":"The welfare of captive animals could be improved if zoos were to place more emphasis on their species-specific needs. In the wild, orangutans live in a fission–fusion social system and have a semisolitary lifestyle. However, most zoos keep orangutans in permanent groups, which may be stressful for them. Apenheul Primate Park in Apeldoorn, Netherlands, houses 14 Bornean orangutans in a simulated fission–fusion social system. To assess how this housing system affects indicators of stress, we measured fecal glucocorticoid metabolites (fGCM) and determined proportions of self-directed behavior (scratching and autogrooming). We compared fGCM concentrations of the Apenheul animals to those of zoo orangutans kept in permanent groups. In addition, we tested the effect of group size, visitor number, sex, age, and change of group composition on fGCM concentrations and proportions of self-directed behavior in the Apenheul orangutans. In contrast to Bornean orangutans housed in permanent groups, we did not find a group size effect on fGCM or on self-directed behavior in Apenheul’s fission–fusion housing system. In addition, fGCM concentrations in Apenheul orangutans increased significantly with visitor numbers. Visitor number also affected proportions of self-directed behavior, and mean proportions of scratching were positively correlated with mean values of fGCM concentrations. Although these results suggest that the fission–fusion housing system in Apenheul reduces the group size effect leading to social stress in Bornean orangutans, they also show that visitors are an important factor that needs to be mitigated if the well-being of captive primates and other zoo animals is to be improved.","DOI":"10.1007/s10764-014-9765-5","ISSN":"0164-0291, 1573-8604","journalAbbreviation":"Int J Primatol","language":"en","author":[{"family":"Amrein","given":"Martin"},{"family":"Heistermann","given":"Michael"},{"family":"Weingrill","given":"Tony"}],"issued":{"date-parts":[["2014",4,1]]}}}],"schema":"https://github.com/citation-style-language/schema/raw/master/csl-citation.json"} </w:instrText>
      </w:r>
      <w:r w:rsidRPr="00D94D9E">
        <w:rPr>
          <w:rFonts w:ascii="Times New Roman" w:hAnsi="Times New Roman" w:cs="Times New Roman"/>
        </w:rPr>
        <w:fldChar w:fldCharType="separate"/>
      </w:r>
      <w:r w:rsidR="000A7542" w:rsidRPr="000A7542">
        <w:rPr>
          <w:rFonts w:ascii="Times New Roman" w:hAnsi="Times New Roman" w:cs="Times New Roman"/>
        </w:rPr>
        <w:t>(2014)</w:t>
      </w:r>
      <w:r w:rsidRPr="00D94D9E">
        <w:rPr>
          <w:rFonts w:ascii="Times New Roman" w:hAnsi="Times New Roman" w:cs="Times New Roman"/>
        </w:rPr>
        <w:fldChar w:fldCharType="end"/>
      </w:r>
      <w:r w:rsidRPr="00D94D9E">
        <w:rPr>
          <w:rFonts w:ascii="Times New Roman" w:hAnsi="Times New Roman" w:cs="Times New Roman"/>
        </w:rPr>
        <w:t xml:space="preserve"> examined cortisol concentration in feces of zoo-housed Bornean orangutans and found that individuals did not have elevated rates of self-directed behavior and elevated cortisol at the same time, </w:t>
      </w:r>
      <w:r>
        <w:rPr>
          <w:rFonts w:ascii="Times New Roman" w:hAnsi="Times New Roman" w:cs="Times New Roman"/>
        </w:rPr>
        <w:t>al</w:t>
      </w:r>
      <w:r w:rsidRPr="00D94D9E">
        <w:rPr>
          <w:rFonts w:ascii="Times New Roman" w:hAnsi="Times New Roman" w:cs="Times New Roman"/>
        </w:rPr>
        <w:t xml:space="preserve">though on average, individuals who scratched themselves more also had higher mean cortisol levels. </w:t>
      </w:r>
      <w:r w:rsidR="00400836" w:rsidRPr="00D94D9E">
        <w:rPr>
          <w:rFonts w:ascii="Times New Roman" w:hAnsi="Times New Roman" w:cs="Times New Roman"/>
          <w:color w:val="000000"/>
          <w:shd w:val="clear" w:color="auto" w:fill="FFFFFF"/>
        </w:rPr>
        <w:fldChar w:fldCharType="begin"/>
      </w:r>
      <w:r w:rsidR="00400836">
        <w:rPr>
          <w:rFonts w:ascii="Times New Roman" w:hAnsi="Times New Roman" w:cs="Times New Roman"/>
          <w:color w:val="000000"/>
          <w:shd w:val="clear" w:color="auto" w:fill="FFFFFF"/>
        </w:rPr>
        <w:instrText xml:space="preserve"> ADDIN ZOTERO_ITEM CSL_CITATION {"citationID":"05b2DCfZ","properties":{"formattedCitation":"(Elder &amp; Menzel, 2001)","plainCitation":"(Elder &amp; Menzel, 2001)","noteIndex":0},"citationItems":[{"id":520,"uris":["http://zotero.org/users/local/Wu3kfUMj/items/VBRJGU43"],"uri":["http://zotero.org/users/local/Wu3kfUMj/items/VBRJGU43"],"itemData":{"id":520,"type":"article-journal","title":"Dissociation of cortisol and behavioral indicators of stress in an orangutan (Pongo pygmaeus) during a computerized task","container-title":"Primates","page":"345-357","volume":"42","issue":"4","source":"link.springer.com","abstract":"Computerized testing can induce behavioral signs of frustration in apes. Three variations of a computer task were used to investigate the effects of inter-trial intervals and rate of cursor movement on frustrative behavior and cortisol in an orangutan. Behaviors were recorded during test sessions, and saliva was collected immediately after test sessions for cortisol assay. Behavioral results indicated that extended (20 sec) periods of delay between trials induced signs of frustration in the subject, including forceful manual manipulation of objects and self-scratching. However, cortisol results indicated that Hypothalamic-Pituitary-Adrenal (HPA) axis activity was not induced by task performance. Rather, cortisol levels were reduced during performance of computer tasks compared to baseline levels. Findings from this study suggest that behavioral and cortisol responses to stress induced by performance of computer testing can become dissociated. This study validates salivary cortisol as a measure of HPA activity in apes and demonstrates a normal circadian rhythm of cortisol release in an orangutan.","DOI":"10.1007/BF02629625","ISSN":"0032-8332, 1610-7365","journalAbbreviation":"Primates","language":"en","author":[{"family":"Elder","given":"Christopher M."},{"family":"Menzel","given":"Charles R."}],"issued":{"date-parts":[["2001",10,1]]}}}],"schema":"https://github.com/citation-style-language/schema/raw/master/csl-citation.json"} </w:instrText>
      </w:r>
      <w:r w:rsidR="00400836" w:rsidRPr="00D94D9E">
        <w:rPr>
          <w:rFonts w:ascii="Times New Roman" w:hAnsi="Times New Roman" w:cs="Times New Roman"/>
          <w:color w:val="000000"/>
          <w:shd w:val="clear" w:color="auto" w:fill="FFFFFF"/>
        </w:rPr>
        <w:fldChar w:fldCharType="separate"/>
      </w:r>
      <w:r w:rsidR="00400836">
        <w:rPr>
          <w:rFonts w:ascii="Times New Roman" w:hAnsi="Times New Roman" w:cs="Times New Roman"/>
        </w:rPr>
        <w:t>Elder and Menzel</w:t>
      </w:r>
      <w:r w:rsidR="00400836" w:rsidRPr="000A7542">
        <w:rPr>
          <w:rFonts w:ascii="Times New Roman" w:hAnsi="Times New Roman" w:cs="Times New Roman"/>
        </w:rPr>
        <w:t xml:space="preserve"> </w:t>
      </w:r>
      <w:r w:rsidR="00400836">
        <w:rPr>
          <w:rFonts w:ascii="Times New Roman" w:hAnsi="Times New Roman" w:cs="Times New Roman"/>
        </w:rPr>
        <w:t>(</w:t>
      </w:r>
      <w:r w:rsidR="00400836" w:rsidRPr="000A7542">
        <w:rPr>
          <w:rFonts w:ascii="Times New Roman" w:hAnsi="Times New Roman" w:cs="Times New Roman"/>
        </w:rPr>
        <w:t>2001)</w:t>
      </w:r>
      <w:r w:rsidR="00400836" w:rsidRPr="00D94D9E">
        <w:rPr>
          <w:rFonts w:ascii="Times New Roman" w:hAnsi="Times New Roman" w:cs="Times New Roman"/>
          <w:color w:val="000000"/>
          <w:shd w:val="clear" w:color="auto" w:fill="FFFFFF"/>
        </w:rPr>
        <w:fldChar w:fldCharType="end"/>
      </w:r>
      <w:r w:rsidR="00400836" w:rsidRPr="00D94D9E">
        <w:rPr>
          <w:rFonts w:ascii="Times New Roman" w:hAnsi="Times New Roman" w:cs="Times New Roman"/>
          <w:color w:val="000000"/>
          <w:shd w:val="clear" w:color="auto" w:fill="FFFFFF"/>
        </w:rPr>
        <w:t xml:space="preserve"> </w:t>
      </w:r>
      <w:r w:rsidRPr="00D94D9E">
        <w:rPr>
          <w:rFonts w:ascii="Times New Roman" w:hAnsi="Times New Roman" w:cs="Times New Roman"/>
          <w:color w:val="000000"/>
          <w:shd w:val="clear" w:color="auto" w:fill="FFFFFF"/>
        </w:rPr>
        <w:t xml:space="preserve">found no association between salivary cortisol and self-directed behavior in a captive orangutan during a computerized task, </w:t>
      </w:r>
      <w:r>
        <w:rPr>
          <w:rFonts w:ascii="Times New Roman" w:hAnsi="Times New Roman" w:cs="Times New Roman"/>
          <w:color w:val="000000"/>
          <w:shd w:val="clear" w:color="auto" w:fill="FFFFFF"/>
        </w:rPr>
        <w:t>al</w:t>
      </w:r>
      <w:r w:rsidRPr="00D94D9E">
        <w:rPr>
          <w:rFonts w:ascii="Times New Roman" w:hAnsi="Times New Roman" w:cs="Times New Roman"/>
          <w:color w:val="000000"/>
          <w:shd w:val="clear" w:color="auto" w:fill="FFFFFF"/>
        </w:rPr>
        <w:t>though only a single individual was involved in this study</w:t>
      </w:r>
      <w:r w:rsidR="00177E8A">
        <w:rPr>
          <w:rFonts w:ascii="Times New Roman" w:hAnsi="Times New Roman" w:cs="Times New Roman"/>
          <w:color w:val="000000"/>
          <w:shd w:val="clear" w:color="auto" w:fill="FFFFFF"/>
        </w:rPr>
        <w:t xml:space="preserve"> </w:t>
      </w:r>
      <w:r w:rsidRPr="00D94D9E">
        <w:rPr>
          <w:rFonts w:ascii="Times New Roman" w:hAnsi="Times New Roman" w:cs="Times New Roman"/>
          <w:color w:val="000000"/>
          <w:shd w:val="clear" w:color="auto" w:fill="FFFFFF"/>
        </w:rPr>
        <w:t xml:space="preserve">and cortisol has high levels of inter-individual variation </w:t>
      </w:r>
      <w:r w:rsidRPr="00D94D9E">
        <w:rPr>
          <w:rFonts w:ascii="Times New Roman" w:hAnsi="Times New Roman" w:cs="Times New Roman"/>
          <w:color w:val="000000"/>
          <w:shd w:val="clear" w:color="auto" w:fill="FFFFFF"/>
        </w:rPr>
        <w:fldChar w:fldCharType="begin"/>
      </w:r>
      <w:r w:rsidR="000A7542">
        <w:rPr>
          <w:rFonts w:ascii="Times New Roman" w:hAnsi="Times New Roman" w:cs="Times New Roman"/>
          <w:color w:val="000000"/>
          <w:shd w:val="clear" w:color="auto" w:fill="FFFFFF"/>
        </w:rPr>
        <w:instrText xml:space="preserve"> ADDIN ZOTERO_ITEM CSL_CITATION {"citationID":"ti4Eddit","properties":{"formattedCitation":"(Del Giudice, Ellis, &amp; Shirtcliff, 2011)","plainCitation":"(Del Giudice, Ellis, &amp; Shirtcliff, 2011)","noteIndex":0},"citationItems":[{"id":546,"uris":["http://zotero.org/users/local/Wu3kfUMj/items/82N3QCN9"],"uri":["http://zotero.org/users/local/Wu3kfUMj/items/82N3QCN9"],"itemData":{"id":546,"type":"article-journal","title":"The Adaptive Calibration Model of stress responsivity","container-title":"Neuroscience &amp; Biobehavioral Reviews","collection-title":"Resilience and Adaptive Aspects of Stress in Neurobehavioural Development","page":"1562-1592","volume":"35","issue":"7","source":"ScienceDirect","abstract":"This paper presents the Adaptive Calibration Model (ACM), an evolutionary–developmental theory of individual differences in the functioning of the stress response system. The stress response system has three main biological functions: (1) to coordinate the organism's allostatic response to physical and psychosocial challenges; (2) to encode and filter information about the organism's social and physical environment, mediating the organism's openness to environmental inputs; and (3) to regulate the organism's physiology and behavior in a broad range of fitness-relevant areas including defensive behaviors, competitive risk-taking, learning, attachment, affiliation and reproductive functioning. The information encoded by the system during development feeds back on the long-term calibration of the system itself, resulting in adaptive patterns of responsivity and individual differences in behavior. Drawing on evolutionary life history theory, we build a model of the development of stress responsivity across life stages, describe four prototypical responsivity patterns, and discuss the emergence and meaning of sex differences. The ACM extends the theory of biological sensitivity to context (BSC) and provides an integrative framework for future research in the field.","DOI":"10.1016/j.neubiorev.2010.11.007","ISSN":"0149-7634","journalAbbreviation":"Neuroscience &amp; Biobehavioral Reviews","author":[{"family":"Del Giudice","given":"Marco"},{"family":"Ellis","given":"Bruce J."},{"family":"Shirtcliff","given":"Elizabeth A."}],"issued":{"date-parts":[["2011",6]]}}}],"schema":"https://github.com/citation-style-language/schema/raw/master/csl-citation.json"} </w:instrText>
      </w:r>
      <w:r w:rsidRPr="00D94D9E">
        <w:rPr>
          <w:rFonts w:ascii="Times New Roman" w:hAnsi="Times New Roman" w:cs="Times New Roman"/>
          <w:color w:val="000000"/>
          <w:shd w:val="clear" w:color="auto" w:fill="FFFFFF"/>
        </w:rPr>
        <w:fldChar w:fldCharType="separate"/>
      </w:r>
      <w:r w:rsidR="000A7542" w:rsidRPr="000A7542">
        <w:rPr>
          <w:rFonts w:ascii="Times New Roman" w:hAnsi="Times New Roman" w:cs="Times New Roman"/>
        </w:rPr>
        <w:t>(De</w:t>
      </w:r>
      <w:r w:rsidR="00177E8A">
        <w:rPr>
          <w:rFonts w:ascii="Times New Roman" w:hAnsi="Times New Roman" w:cs="Times New Roman"/>
        </w:rPr>
        <w:t xml:space="preserve">l Giudice et al. </w:t>
      </w:r>
      <w:r w:rsidR="000A7542" w:rsidRPr="000A7542">
        <w:rPr>
          <w:rFonts w:ascii="Times New Roman" w:hAnsi="Times New Roman" w:cs="Times New Roman"/>
        </w:rPr>
        <w:t>2011)</w:t>
      </w:r>
      <w:r w:rsidRPr="00D94D9E">
        <w:rPr>
          <w:rFonts w:ascii="Times New Roman" w:hAnsi="Times New Roman" w:cs="Times New Roman"/>
          <w:color w:val="000000"/>
          <w:shd w:val="clear" w:color="auto" w:fill="FFFFFF"/>
        </w:rPr>
        <w:fldChar w:fldCharType="end"/>
      </w:r>
      <w:r w:rsidRPr="00D94D9E">
        <w:rPr>
          <w:rFonts w:ascii="Times New Roman" w:hAnsi="Times New Roman" w:cs="Times New Roman"/>
          <w:color w:val="000000"/>
          <w:shd w:val="clear" w:color="auto" w:fill="FFFFFF"/>
        </w:rPr>
        <w:t xml:space="preserve">. </w:t>
      </w:r>
    </w:p>
    <w:p w14:paraId="2F97B264" w14:textId="020CA666" w:rsidR="00EC1D55" w:rsidRDefault="00EC1D55" w:rsidP="00BD378C">
      <w:pPr>
        <w:spacing w:line="480" w:lineRule="auto"/>
        <w:ind w:firstLine="720"/>
        <w:rPr>
          <w:rFonts w:ascii="Times New Roman" w:hAnsi="Times New Roman" w:cs="Times New Roman"/>
          <w:color w:val="000000"/>
          <w:shd w:val="clear" w:color="auto" w:fill="FFFFFF"/>
        </w:rPr>
      </w:pPr>
      <w:moveFromRangeStart w:id="160" w:author="Melissa Emery Thompson" w:date="2018-09-24T19:13:00Z" w:name="move525579712"/>
      <w:moveFrom w:id="161" w:author="Melissa Emery Thompson" w:date="2018-09-24T19:13:00Z">
        <w:r w:rsidRPr="00D94D9E" w:rsidDel="00850EDF">
          <w:rPr>
            <w:rFonts w:ascii="Times New Roman" w:hAnsi="Times New Roman" w:cs="Times New Roman"/>
          </w:rPr>
          <w:t xml:space="preserve">It has been suggested that because self-directed behavior may be a coping strategy in the face of stressful stimuli that we do not see elevations in cortisol with acute stressors that evoke increased self-directed behavior </w:t>
        </w:r>
        <w:r w:rsidRPr="00D94D9E" w:rsidDel="00850EDF">
          <w:rPr>
            <w:rFonts w:ascii="Times New Roman" w:hAnsi="Times New Roman" w:cs="Times New Roman"/>
          </w:rPr>
          <w:fldChar w:fldCharType="begin"/>
        </w:r>
        <w:r w:rsidR="000A7542" w:rsidDel="00850EDF">
          <w:rPr>
            <w:rFonts w:ascii="Times New Roman" w:hAnsi="Times New Roman" w:cs="Times New Roman"/>
          </w:rPr>
          <w:instrText xml:space="preserve"> ADDIN ZOTERO_ITEM CSL_CITATION {"citationID":"iaYz6MsU","properties":{"formattedCitation":"(Amrein et al., 2014; Higham et al., 2009; Maestripieri et al., 1992; Troisi, 2002; Watson et al., 1999)","plainCitation":"(Amrein et al., 2014; Higham et al., 2009; Maestripieri et al., 1992; Troisi, 2002; Watson et al., 1999)","noteIndex":0},"citationItems":[{"id":60,"uris":["http://zotero.org/users/local/Wu3kfUMj/items/RZCT7G96"],"uri":["http://zotero.org/users/local/Wu3kfUMj/items/RZCT7G96"],"itemData":{"id":60,"type":"article-journal","title":"Rates of self-directed behaviour and faecal glucocorticoid levels are not correlated in female wild olive baboons (Papio hamadryas anubis)","container-title":"Stress","page":"526-532","volume":"12","issue":"6","source":"Taylor and Francis+NEJM","abstract":"Non-invasive methods to quantify components of stress in non-human animals rely typically on the use of physiological or behavioural measures. At the physiological level, stress is usually measured non-invasively in terms of faecal or urinary glucocorticoid output. A common group of behavioural measures used are self-directed behaviours (SDBs), which have been shown to be linked to anxiety, a subset of stress, although a number of authors have explicitly linked SDBs to stress more generally. Whether increased rates of SDBs are likely to be associated with increased faecal glucocorticoid ouput in wild mammals remains unclear. Here, for wild female olive baboons, we show no association between day-to-day changes in levels of SDB and cortisol metabolite excretion. We also show no relationship between long-term mean levels of these variables. We discuss several possible interpretations of our results, including the possibility that SDBs represent a behavioural coping mechanism, helping to ameliorate the physiological stress response.","DOI":"10.3109/10253890902756565","ISSN":"1025-3890","author":[{"family":"Higham","given":"James P."},{"family":"MacLarnon","given":"Ann M."},{"family":"Heistermann","given":"Michael"},{"family":"Ross","given":"Caroline"},{"family":"Semple","given":"Stuart"}],"issued":{"date-parts":[["2009",11,1]]}}},{"id":63,"uris":["http://zotero.org/users/local/Wu3kfUMj/items/RKHEBU7M"],"uri":["http://zotero.org/users/local/Wu3kfUMj/items/RKHEBU7M"],"itemData":{"id":63,"type":"article-journal","title":"A modest proposal: displacement activities as an indicator of emotions in primates","container-title":"Animal Behaviour","page":"967-979","volume":"44","issue":"5","source":"ScienceDirect","abstract":"Displacement activities are behaviour patterns (mostly body care activities) characterized by their apparent irrelevance to the situation in which they appear. Scratching, autogrooming, yawning and body shaking are among the most commonly reported displacement activities in non-human primates. A review of the primate literature indicates that displacement activities tend to occur in situations of psychosocial stress and that their frequency of occurrence is affected by anxiogenic and anxiolytic drugs. In the light of this evidence, it is suggested that displacement activities can be used as indicators of emotional states arising in a variety of primate social interactions. Methodological problems associated with such a use are discussed. The hypothesis that displacement activities may also have a communicative function in non-human primates is not supported adequately by available data.","DOI":"10.1016/S0003-3472(05)80592-5","ISSN":"0003-3472","shortTitle":"A modest proposal","journalAbbreviation":"Animal Behaviour","author":[{"family":"Maestripieri","given":"Dario"},{"family":"Schino","given":"Gabriele"},{"family":"Aureli","given":"Filippo"},{"family":"Troisi","given":"Alfonso"}],"issued":{"date-parts":[["1992",11]]}}},{"id":91,"uris":["http://zotero.org/users/local/Wu3kfUMj/items/2XDST97R"],"uri":["http://zotero.org/users/local/Wu3kfUMj/items/2XDST97R"],"itemData":{"id":91,"type":"article-journal","title":"Scent-Marking and Cortisol Response in the Small-Eared Bushbaby (Otolemur garnettii)","container-title":"Physiology &amp; Behavior","page":"695-699","volume":"66","issue":"4","source":"ScienceDirect","abstract":"Among prosimians, some types of scent-marking may serve as displacement activities that reduce physiological arousal in stressful situations. Type and frequency of scent-marking was measured for 22 male small-eared or Garnett’s bushbabies (Otolemur garnettii) exposed to a novel open field environment, with and without novel objects. Rates of foot rubbing, chest rubbing, urine washing, flank rubbing, and ano-genital marking were measured. Foot and chest rubbing constituted 92.5% of responses. Type and frequency of scent-marking was compared to the magnitude of the animals’ cortisol responses in a separate test of restraint stress. Only foot and chest rubbing were systematically related to cortisol levels. The animals that performed these behaviors more in the novel environment also exhibited lower cortisol responses to restraint stress. These results suggest that bushbabies that characteristically employ behavioral coping strategies have a reduced physiological response to psychological stressors.","DOI":"10.1016/S0031-9384(99)00005-0","ISSN":"0031-9384","journalAbbreviation":"Physiology &amp; Behavior","author":[{"family":"Watson","given":"Sheree L"},{"family":"Ward","given":"Jeannette P"},{"family":"Davis","given":"Kenneth B"},{"family":"Stavisky","given":"Ronda C"}],"issued":{"date-parts":[["1999",6]]}}},{"id":552,"uris":["http://zotero.org/users/local/Wu3kfUMj/items/CZVRZK6S"],"uri":["http://zotero.org/users/local/Wu3kfUMj/items/CZVRZK6S"],"itemData":{"id":552,"type":"article-journal","title":"The Effect of Fission–Fusion Zoo Housing on Hormonal and Behavioral Indicators of Stress in Bornean Orangutans (Pongo pygmaeus)","container-title":"International Journal of Primatology","page":"509-528","volume":"35","issue":"2","source":"link.springer.com","abstract":"The welfare of captive animals could be improved if zoos were to place more emphasis on their species-specific needs. In the wild, orangutans live in a fission–fusion social system and have a semisolitary lifestyle. However, most zoos keep orangutans in permanent groups, which may be stressful for them. Apenheul Primate Park in Apeldoorn, Netherlands, houses 14 Bornean orangutans in a simulated fission–fusion social system. To assess how this housing system affects indicators of stress, we measured fecal glucocorticoid metabolites (fGCM) and determined proportions of self-directed behavior (scratching and autogrooming). We compared fGCM concentrations of the Apenheul animals to those of zoo orangutans kept in permanent groups. In addition, we tested the effect of group size, visitor number, sex, age, and change of group composition on fGCM concentrations and proportions of self-directed behavior in the Apenheul orangutans. In contrast to Bornean orangutans housed in permanent groups, we did not find a group size effect on fGCM or on self-directed behavior in Apenheul’s fission–fusion housing system. In addition, fGCM concentrations in Apenheul orangutans increased significantly with visitor numbers. Visitor number also affected proportions of self-directed behavior, and mean proportions of scratching were positively correlated with mean values of fGCM concentrations. Although these results suggest that the fission–fusion housing system in Apenheul reduces the group size effect leading to social stress in Bornean orangutans, they also show that visitors are an important factor that needs to be mitigated if the well-being of captive primates and other zoo animals is to be improved.","DOI":"10.1007/s10764-014-9765-5","ISSN":"0164-0291, 1573-8604","journalAbbreviation":"Int J Primatol","language":"en","author":[{"family":"Amrein","given":"Martin"},{"family":"Heistermann","given":"Michael"},{"family":"Weingrill","given":"Tony"}],"issued":{"date-parts":[["2014",4,1]]}}},{"id":54,"uris":["http://zotero.org/users/local/Wu3kfUMj/items/EFAHV7KP"],"uri":["http://zotero.org/users/local/Wu3kfUMj/items/EFAHV7KP"],"itemData":{"id":54,"type":"article-journal","title":"Displacement Activities as a Behavioral Measure of Stress in Nonhuman Primates and Human Subjects","container-title":"Stress","page":"47-54","volume":"5","issue":"1","source":"Taylor and Francis+NEJM","abstract":"Traditionally, research on human stress has relied mostly on physiological and psychological measures with a relatively minor emphasis on the behavioral aspects of the phenomenon. Such an approach makes it difficult to develop valid animal models of the human stress syndrome. A promising approach to the study of the behavioral correlates of stress is to analyze those behavior patterns that ethologists have named displacement activities and that, in primates, consist mostly of self-directed behaviors. In both nonhuman primates and human subjects, displacement behavior appears in situations characterized by social tension and is likely to reflect increased autonomic arousal. Pharmacological studies of nonhuman primates have shown that the frequency of occurrence of displacement behavior is increased by anxiogenic compounds and decreased by anxiolytic drugs. Ethological studies of healthy persons and psychiatric patients during interviews have found that increased displacement behavior not only correlates with a subjective feeling state of anxiety and negative affect but also gives more veridical information about the subject's emotional state than verbal statements and facial expression. The measurement of displacement activities may be a useful complement to the physiological and psychological studies aimed at analyzing the correlates and consequences of stress.","DOI":"10.1080/102538902900012378","ISSN":"1025-3890","author":[{"family":"Troisi","given":"Alfonso"}],"issued":{"date-parts":[["2002",1,1]]}}}],"schema":"https://github.com/citation-style-language/schema/raw/master/csl-citation.json"} </w:instrText>
        </w:r>
        <w:r w:rsidRPr="00D94D9E" w:rsidDel="00850EDF">
          <w:rPr>
            <w:rFonts w:ascii="Times New Roman" w:hAnsi="Times New Roman" w:cs="Times New Roman"/>
          </w:rPr>
          <w:fldChar w:fldCharType="separate"/>
        </w:r>
        <w:r w:rsidR="00177E8A" w:rsidDel="00850EDF">
          <w:rPr>
            <w:rFonts w:ascii="Times New Roman" w:hAnsi="Times New Roman" w:cs="Times New Roman"/>
          </w:rPr>
          <w:t xml:space="preserve">(Amrein et al. 2014; Higham et al. 2009; Maestripieri et al. </w:t>
        </w:r>
        <w:r w:rsidR="00177E8A" w:rsidDel="00850EDF">
          <w:rPr>
            <w:rFonts w:ascii="Times New Roman" w:hAnsi="Times New Roman" w:cs="Times New Roman"/>
          </w:rPr>
          <w:lastRenderedPageBreak/>
          <w:t>1992; Troisi 2002; Watson et al.</w:t>
        </w:r>
        <w:r w:rsidR="000A7542" w:rsidRPr="000A7542" w:rsidDel="00850EDF">
          <w:rPr>
            <w:rFonts w:ascii="Times New Roman" w:hAnsi="Times New Roman" w:cs="Times New Roman"/>
          </w:rPr>
          <w:t xml:space="preserve"> 1999)</w:t>
        </w:r>
        <w:r w:rsidRPr="00D94D9E" w:rsidDel="00850EDF">
          <w:rPr>
            <w:rFonts w:ascii="Times New Roman" w:hAnsi="Times New Roman" w:cs="Times New Roman"/>
          </w:rPr>
          <w:fldChar w:fldCharType="end"/>
        </w:r>
        <w:r w:rsidRPr="00D94D9E" w:rsidDel="00850EDF">
          <w:rPr>
            <w:rFonts w:ascii="Times New Roman" w:hAnsi="Times New Roman" w:cs="Times New Roman"/>
          </w:rPr>
          <w:t xml:space="preserve">. </w:t>
        </w:r>
      </w:moveFrom>
      <w:moveFromRangeEnd w:id="160"/>
      <w:r w:rsidRPr="00D94D9E">
        <w:rPr>
          <w:rFonts w:ascii="Times New Roman" w:hAnsi="Times New Roman" w:cs="Times New Roman"/>
        </w:rPr>
        <w:t xml:space="preserve">While </w:t>
      </w:r>
      <w:r w:rsidR="005A1242">
        <w:rPr>
          <w:rFonts w:ascii="Times New Roman" w:hAnsi="Times New Roman" w:cs="Times New Roman"/>
        </w:rPr>
        <w:t>we were</w:t>
      </w:r>
      <w:r w:rsidRPr="00D94D9E">
        <w:rPr>
          <w:rFonts w:ascii="Times New Roman" w:hAnsi="Times New Roman" w:cs="Times New Roman"/>
        </w:rPr>
        <w:t xml:space="preserve"> unable to examine the direct association between self-directed behavior and cortisol here, </w:t>
      </w:r>
      <w:r w:rsidR="005A1242">
        <w:rPr>
          <w:rFonts w:ascii="Times New Roman" w:hAnsi="Times New Roman" w:cs="Times New Roman"/>
        </w:rPr>
        <w:t>we</w:t>
      </w:r>
      <w:r>
        <w:rPr>
          <w:rFonts w:ascii="Times New Roman" w:hAnsi="Times New Roman" w:cs="Times New Roman"/>
        </w:rPr>
        <w:t xml:space="preserve"> </w:t>
      </w:r>
      <w:r w:rsidRPr="00D94D9E">
        <w:rPr>
          <w:rFonts w:ascii="Times New Roman" w:hAnsi="Times New Roman" w:cs="Times New Roman"/>
        </w:rPr>
        <w:t xml:space="preserve">did find that they both increase across individuals under social conditions. Among the different age-sex classes, however, the patterns of self-directed behavior and cortisol were not the same. </w:t>
      </w:r>
      <w:r w:rsidRPr="00D94D9E">
        <w:rPr>
          <w:rFonts w:ascii="Times New Roman" w:hAnsi="Times New Roman" w:cs="Times New Roman"/>
          <w:color w:val="000000"/>
          <w:shd w:val="clear" w:color="auto" w:fill="FFFFFF"/>
        </w:rPr>
        <w:t xml:space="preserve">For example, adult females had the highest levels of cortisol but not the highest rate of self-directed behavior. </w:t>
      </w:r>
      <w:r w:rsidR="00907B91">
        <w:rPr>
          <w:rFonts w:ascii="Times New Roman" w:hAnsi="Times New Roman" w:cs="Times New Roman"/>
          <w:color w:val="000000"/>
          <w:shd w:val="clear" w:color="auto" w:fill="FFFFFF"/>
        </w:rPr>
        <w:t>A</w:t>
      </w:r>
      <w:r w:rsidR="00672999">
        <w:rPr>
          <w:rFonts w:ascii="Times New Roman" w:hAnsi="Times New Roman" w:cs="Times New Roman"/>
          <w:color w:val="000000"/>
          <w:shd w:val="clear" w:color="auto" w:fill="FFFFFF"/>
        </w:rPr>
        <w:t>n a</w:t>
      </w:r>
      <w:r w:rsidR="00907B91">
        <w:rPr>
          <w:rFonts w:ascii="Times New Roman" w:hAnsi="Times New Roman" w:cs="Times New Roman"/>
          <w:color w:val="000000"/>
          <w:shd w:val="clear" w:color="auto" w:fill="FFFFFF"/>
        </w:rPr>
        <w:t>dult female</w:t>
      </w:r>
      <w:r w:rsidR="00672999">
        <w:rPr>
          <w:rFonts w:ascii="Times New Roman" w:hAnsi="Times New Roman" w:cs="Times New Roman"/>
          <w:color w:val="000000"/>
          <w:shd w:val="clear" w:color="auto" w:fill="FFFFFF"/>
        </w:rPr>
        <w:t xml:space="preserve"> orangutan</w:t>
      </w:r>
      <w:r w:rsidR="00907B91">
        <w:rPr>
          <w:rFonts w:ascii="Times New Roman" w:hAnsi="Times New Roman" w:cs="Times New Roman"/>
          <w:color w:val="000000"/>
          <w:shd w:val="clear" w:color="auto" w:fill="FFFFFF"/>
        </w:rPr>
        <w:t xml:space="preserve"> </w:t>
      </w:r>
      <w:r w:rsidR="00672999">
        <w:rPr>
          <w:rFonts w:ascii="Times New Roman" w:hAnsi="Times New Roman" w:cs="Times New Roman"/>
          <w:color w:val="000000"/>
          <w:shd w:val="clear" w:color="auto" w:fill="FFFFFF"/>
        </w:rPr>
        <w:t>almost always has</w:t>
      </w:r>
      <w:r w:rsidR="00907B91">
        <w:rPr>
          <w:rFonts w:ascii="Times New Roman" w:hAnsi="Times New Roman" w:cs="Times New Roman"/>
          <w:color w:val="000000"/>
          <w:shd w:val="clear" w:color="auto" w:fill="FFFFFF"/>
        </w:rPr>
        <w:t xml:space="preserve"> at least on</w:t>
      </w:r>
      <w:r w:rsidR="00672999">
        <w:rPr>
          <w:rFonts w:ascii="Times New Roman" w:hAnsi="Times New Roman" w:cs="Times New Roman"/>
          <w:color w:val="000000"/>
          <w:shd w:val="clear" w:color="auto" w:fill="FFFFFF"/>
        </w:rPr>
        <w:t xml:space="preserve">e dependent offspring. The energetic cost of lactation alone is significant </w:t>
      </w:r>
      <w:commentRangeStart w:id="162"/>
      <w:r w:rsidR="00672999">
        <w:rPr>
          <w:rFonts w:ascii="Times New Roman" w:hAnsi="Times New Roman" w:cs="Times New Roman"/>
          <w:color w:val="000000"/>
          <w:shd w:val="clear" w:color="auto" w:fill="FFFFFF"/>
        </w:rPr>
        <w:fldChar w:fldCharType="begin"/>
      </w:r>
      <w:r w:rsidR="00672999">
        <w:rPr>
          <w:rFonts w:ascii="Times New Roman" w:hAnsi="Times New Roman" w:cs="Times New Roman"/>
          <w:color w:val="000000"/>
          <w:shd w:val="clear" w:color="auto" w:fill="FFFFFF"/>
        </w:rPr>
        <w:instrText xml:space="preserve"> ADDIN ZOTERO_ITEM CSL_CITATION {"citationID":"mPbSqVYq","properties":{"formattedCitation":"(Thompson et al., 2012)","plainCitation":"(Thompson et al., 2012)","noteIndex":0},"citationItems":[{"id":820,"uris":["http://zotero.org/users/local/Wu3kfUMj/items/4WWNI3IH"],"uri":["http://zotero.org/users/local/Wu3kfUMj/items/4WWNI3IH"],"itemData":{"id":820,"type":"article-journal","title":"The energetics of lactation and the return to fecundity in wild chimpanzees","container-title":"Behavioral Ecology","page":"1234-1241","volume":"23","issue":"6","source":"academic.oup.com","abstract":"Parental provisioning of offspring is an intensive energetic investment that is expected to compromise future offspring production. This trade-off is particularly salient for mammals in which mothers bear the exclusive burden of lactation and draw from their own energy reserves to provision offspring. The degree to which lactation impacts future reproductive ability should vary not only by the absolute cost of milk production but also by the ability of individual mothers to afford it. Few studies have been able to quantify the costs of lactation or how they affect reproductive rates. Here, we examine the metabolic load of lactation in chimpanzees, a species with intensive parental investment and extremely slow reproductive rates. We used urinary C-peptide of insulin to trace changes in energetic condition in 17 wild, unprovisioned chimpanzee mothers in Kibale National Park, Uganda. C-peptide levels of nursing mothers were depressed for six months postpartum, thereafter showing a net increase through the second year. These changes are consistent with milestones of infant physical and behavioral development. Mothers inhabiting lower quality foraging areas experienced a higher metabolic load of lactation, as indicated by lower C-peptide profiles than mothers in food-rich areas. Ovarian activity was closely correlated with energetic condition. Cycling resumed only after a sustained period of energy gain, suggesting that the slow reproductive pattern in wild chimpanzees results not only from the direct expense of milk production but also from the long period that mothers require to recover their physical condition in a food-limited environment.","DOI":"10.1093/beheco/ars107","ISSN":"1045-2249","journalAbbreviation":"Behav Ecol","author":[{"family":"Thompson","given":"Melissa Emery"},{"family":"Muller","given":"Martin N."},{"family":"Wrangham","given":"Richard W."}],"issued":{"date-parts":[["2012",11,1]]}}}],"schema":"https://github.com/citation-style-language/schema/raw/master/csl-citation.json"} </w:instrText>
      </w:r>
      <w:r w:rsidR="00672999">
        <w:rPr>
          <w:rFonts w:ascii="Times New Roman" w:hAnsi="Times New Roman" w:cs="Times New Roman"/>
          <w:color w:val="000000"/>
          <w:shd w:val="clear" w:color="auto" w:fill="FFFFFF"/>
        </w:rPr>
        <w:fldChar w:fldCharType="separate"/>
      </w:r>
      <w:r w:rsidR="00672999" w:rsidRPr="00672999">
        <w:rPr>
          <w:rFonts w:ascii="Times New Roman" w:hAnsi="Times New Roman" w:cs="Times New Roman"/>
        </w:rPr>
        <w:t>(Thompson et al., 2012)</w:t>
      </w:r>
      <w:r w:rsidR="00672999">
        <w:rPr>
          <w:rFonts w:ascii="Times New Roman" w:hAnsi="Times New Roman" w:cs="Times New Roman"/>
          <w:color w:val="000000"/>
          <w:shd w:val="clear" w:color="auto" w:fill="FFFFFF"/>
        </w:rPr>
        <w:fldChar w:fldCharType="end"/>
      </w:r>
      <w:commentRangeEnd w:id="162"/>
      <w:r w:rsidR="00850EDF">
        <w:rPr>
          <w:rStyle w:val="CommentReference"/>
          <w:rFonts w:eastAsiaTheme="minorHAnsi"/>
        </w:rPr>
        <w:commentReference w:id="162"/>
      </w:r>
      <w:r w:rsidR="00672999">
        <w:rPr>
          <w:rFonts w:ascii="Times New Roman" w:hAnsi="Times New Roman" w:cs="Times New Roman"/>
          <w:color w:val="000000"/>
          <w:shd w:val="clear" w:color="auto" w:fill="FFFFFF"/>
        </w:rPr>
        <w:t xml:space="preserve"> and carrying an infant or young juvenile adds to the burden, which likely accounts for their elevated levels of urinary cortisol compared to adolescent females. </w:t>
      </w:r>
      <w:r w:rsidRPr="00D94D9E">
        <w:rPr>
          <w:rFonts w:ascii="Times New Roman" w:hAnsi="Times New Roman" w:cs="Times New Roman"/>
          <w:color w:val="000000"/>
          <w:shd w:val="clear" w:color="auto" w:fill="FFFFFF"/>
        </w:rPr>
        <w:t xml:space="preserve">It may be that adult females do not experience anxiety - as manifested by an increase in self-directed behavior - when they are in the presence of conspecifics because they are established in the social landscape and are aware of their social standing with individuals they encounter regularly. </w:t>
      </w:r>
      <w:r>
        <w:rPr>
          <w:rFonts w:ascii="Times New Roman" w:hAnsi="Times New Roman" w:cs="Times New Roman"/>
        </w:rPr>
        <w:t>S</w:t>
      </w:r>
      <w:r w:rsidRPr="00D94D9E">
        <w:rPr>
          <w:rFonts w:ascii="Times New Roman" w:hAnsi="Times New Roman" w:cs="Times New Roman"/>
        </w:rPr>
        <w:t xml:space="preserve">elf-directed behavior can be an effective way to examine more acute stress, or tension, in social relationships of wild orangutans, while </w:t>
      </w:r>
      <w:ins w:id="163" w:author="Melissa Emery Thompson" w:date="2018-09-24T19:14:00Z">
        <w:r w:rsidR="00850EDF">
          <w:rPr>
            <w:rFonts w:ascii="Times New Roman" w:hAnsi="Times New Roman" w:cs="Times New Roman"/>
          </w:rPr>
          <w:t>o</w:t>
        </w:r>
      </w:ins>
      <w:ins w:id="164" w:author="Melissa Emery Thompson" w:date="2018-09-24T19:15:00Z">
        <w:r w:rsidR="00850EDF">
          <w:rPr>
            <w:rFonts w:ascii="Times New Roman" w:hAnsi="Times New Roman" w:cs="Times New Roman"/>
          </w:rPr>
          <w:t xml:space="preserve">ur results suggest that </w:t>
        </w:r>
      </w:ins>
      <w:r w:rsidRPr="00D94D9E">
        <w:rPr>
          <w:rFonts w:ascii="Times New Roman" w:hAnsi="Times New Roman" w:cs="Times New Roman"/>
        </w:rPr>
        <w:t xml:space="preserve">cortisol may be </w:t>
      </w:r>
      <w:del w:id="165" w:author="Melissa Emery Thompson" w:date="2018-09-24T19:15:00Z">
        <w:r w:rsidRPr="00D94D9E" w:rsidDel="00850EDF">
          <w:rPr>
            <w:rFonts w:ascii="Times New Roman" w:hAnsi="Times New Roman" w:cs="Times New Roman"/>
          </w:rPr>
          <w:delText xml:space="preserve">a better metric for examining stress more broadly </w:delText>
        </w:r>
        <w:r w:rsidDel="00850EDF">
          <w:rPr>
            <w:rFonts w:ascii="Times New Roman" w:hAnsi="Times New Roman" w:cs="Times New Roman"/>
          </w:rPr>
          <w:delText>or</w:delText>
        </w:r>
        <w:r w:rsidRPr="00D94D9E" w:rsidDel="00850EDF">
          <w:rPr>
            <w:rFonts w:ascii="Times New Roman" w:hAnsi="Times New Roman" w:cs="Times New Roman"/>
          </w:rPr>
          <w:delText xml:space="preserve"> in response to </w:delText>
        </w:r>
        <w:r w:rsidDel="00850EDF">
          <w:rPr>
            <w:rFonts w:ascii="Times New Roman" w:hAnsi="Times New Roman" w:cs="Times New Roman"/>
          </w:rPr>
          <w:delText>more dramatic</w:delText>
        </w:r>
        <w:r w:rsidRPr="00D94D9E" w:rsidDel="00850EDF">
          <w:rPr>
            <w:rFonts w:ascii="Times New Roman" w:hAnsi="Times New Roman" w:cs="Times New Roman"/>
          </w:rPr>
          <w:delText xml:space="preserve"> social events/interactions such as an aggressive encounter</w:delText>
        </w:r>
      </w:del>
      <w:ins w:id="166" w:author="Melissa Emery Thompson" w:date="2018-09-24T19:15:00Z">
        <w:r w:rsidR="00850EDF">
          <w:rPr>
            <w:rFonts w:ascii="Times New Roman" w:hAnsi="Times New Roman" w:cs="Times New Roman"/>
          </w:rPr>
          <w:t>responding most acutely to energetic stress</w:t>
        </w:r>
      </w:ins>
      <w:r w:rsidRPr="00D94D9E">
        <w:rPr>
          <w:rFonts w:ascii="Times New Roman" w:hAnsi="Times New Roman" w:cs="Times New Roman"/>
        </w:rPr>
        <w:t>.</w:t>
      </w:r>
      <w:r w:rsidRPr="00D94D9E">
        <w:rPr>
          <w:rFonts w:ascii="Times New Roman" w:hAnsi="Times New Roman" w:cs="Times New Roman"/>
          <w:color w:val="000000"/>
          <w:shd w:val="clear" w:color="auto" w:fill="FFFFFF"/>
        </w:rPr>
        <w:t xml:space="preserve"> </w:t>
      </w:r>
      <w:del w:id="167" w:author="Melissa Emery Thompson" w:date="2018-09-24T19:15:00Z">
        <w:r w:rsidRPr="00D94D9E" w:rsidDel="00F60DD3">
          <w:rPr>
            <w:rFonts w:ascii="Times New Roman" w:hAnsi="Times New Roman" w:cs="Times New Roman"/>
            <w:color w:val="000000"/>
            <w:shd w:val="clear" w:color="auto" w:fill="FFFFFF"/>
          </w:rPr>
          <w:delText>It is also possible that energetic stress is a more pertinent stressor for orangutans than is social anxiety, while the opposite appears true for chimpanzees</w:delText>
        </w:r>
      </w:del>
      <w:ins w:id="168" w:author="Melissa Emery Thompson" w:date="2018-09-24T19:15:00Z">
        <w:r w:rsidR="00F60DD3">
          <w:rPr>
            <w:rFonts w:ascii="Times New Roman" w:hAnsi="Times New Roman" w:cs="Times New Roman"/>
            <w:color w:val="000000"/>
            <w:shd w:val="clear" w:color="auto" w:fill="FFFFFF"/>
          </w:rPr>
          <w:t>Studies of chimpanzees support the conclusion that different classes of individuals may be more vulnerable to social versus energetic stress</w:t>
        </w:r>
      </w:ins>
      <w:ins w:id="169" w:author="Melissa Emery Thompson" w:date="2018-09-24T19:16:00Z">
        <w:r w:rsidR="00F60DD3">
          <w:rPr>
            <w:rFonts w:ascii="Times New Roman" w:hAnsi="Times New Roman" w:cs="Times New Roman"/>
            <w:color w:val="000000"/>
            <w:shd w:val="clear" w:color="auto" w:fill="FFFFFF"/>
          </w:rPr>
          <w:t>ors</w:t>
        </w:r>
      </w:ins>
      <w:r w:rsidRPr="00D94D9E">
        <w:rPr>
          <w:rFonts w:ascii="Times New Roman" w:hAnsi="Times New Roman" w:cs="Times New Roman"/>
          <w:color w:val="000000"/>
          <w:shd w:val="clear" w:color="auto" w:fill="FFFFFF"/>
        </w:rPr>
        <w:t xml:space="preserve"> </w:t>
      </w:r>
      <w:r w:rsidRPr="00D94D9E">
        <w:rPr>
          <w:rFonts w:ascii="Times New Roman" w:hAnsi="Times New Roman" w:cs="Times New Roman"/>
          <w:color w:val="000000"/>
          <w:shd w:val="clear" w:color="auto" w:fill="FFFFFF"/>
        </w:rPr>
        <w:fldChar w:fldCharType="begin"/>
      </w:r>
      <w:r w:rsidR="000A7542">
        <w:rPr>
          <w:rFonts w:ascii="Times New Roman" w:hAnsi="Times New Roman" w:cs="Times New Roman"/>
          <w:color w:val="000000"/>
          <w:shd w:val="clear" w:color="auto" w:fill="FFFFFF"/>
        </w:rPr>
        <w:instrText xml:space="preserve"> ADDIN ZOTERO_ITEM CSL_CITATION {"citationID":"gDS8D4uA","properties":{"formattedCitation":"(Emery Thompson et al., 2010)","plainCitation":"(Emery Thompson et al., 2010)","noteIndex":0},"citationItems":[{"id":261,"uris":["http://zotero.org/users/local/Wu3kfUMj/items/IZFRRJ3V"],"uri":["http://zotero.org/users/local/Wu3kfUMj/items/IZFRRJ3V"],"itemData":{"id":261,"type":"article-journal","title":"Dynamics of social and energetic stress in wild female chimpanzees","container-title":"Hormones and Behavior","page":"440-449","volume":"58","issue":"3","source":"ScienceDirect","abstract":"Stress hormone measurements can reinforce and refine hypotheses about the costs of particular contexts or behaviors in wild animals. For social species, this is complicated because potential stressors may come from the physical environment, social environment, or some combination of both, while the stress response itself is generalized. Here, we present a multivariate examination of urinary cortisol dynamics over 6 years in the lives of wild female chimpanzees in the Kanyawara community of Kibale National Park, Uganda. We hypothesized that chimpanzee socioecology provides strong indications of both energetic and social stress to females, but that the salience of these stressors might vary over a female's life history in accordance with their changing reproductive costs and social interactions. Using linear mixed models, we found that urinary cortisol levels increased significantly with age but were also elevated in young immigrants to the community. Across reproductive states, cycling, non-estrous females had relatively low cortisol compared to lactating, estrous, or pregnant females. Aggression from males led to higher cortisol levels among estrous females, frequent targets of aggressive sexual coercion. In contrast, energetic stress was most salient to lactating females, who experienced higher cortisol during months of low fruit consumption. Low dominance rank was associated with increased cortisol, particularly during the energetically demanding period of lactation. The effects of female conflict were felt widely, even among those who were the primary aggressors, providing further evidence that long-term resource competition, while apparently muted, exerts a far-reaching impact on the lives of chimpanzee females.","DOI":"10.1016/j.yhbeh.2010.05.009","ISSN":"0018-506X","journalAbbreviation":"Hormones and Behavior","author":[{"family":"Emery Thompson","given":"Melissa"},{"family":"Muller","given":"Martin N."},{"family":"Kahlenberg","given":"Sonya M."},{"family":"Wrangham","given":"Richard W."}],"issued":{"date-parts":[["2010",8]]}}}],"schema":"https://github.com/citation-style-language/schema/raw/master/csl-citation.json"} </w:instrText>
      </w:r>
      <w:r w:rsidRPr="00D94D9E">
        <w:rPr>
          <w:rFonts w:ascii="Times New Roman" w:hAnsi="Times New Roman" w:cs="Times New Roman"/>
          <w:color w:val="000000"/>
          <w:shd w:val="clear" w:color="auto" w:fill="FFFFFF"/>
        </w:rPr>
        <w:fldChar w:fldCharType="separate"/>
      </w:r>
      <w:r w:rsidR="00177E8A">
        <w:rPr>
          <w:rFonts w:ascii="Times New Roman" w:hAnsi="Times New Roman" w:cs="Times New Roman"/>
        </w:rPr>
        <w:t xml:space="preserve">(Emery Thompson et al. </w:t>
      </w:r>
      <w:r w:rsidR="000A7542" w:rsidRPr="000A7542">
        <w:rPr>
          <w:rFonts w:ascii="Times New Roman" w:hAnsi="Times New Roman" w:cs="Times New Roman"/>
        </w:rPr>
        <w:t>2010)</w:t>
      </w:r>
      <w:r w:rsidRPr="00D94D9E">
        <w:rPr>
          <w:rFonts w:ascii="Times New Roman" w:hAnsi="Times New Roman" w:cs="Times New Roman"/>
          <w:color w:val="000000"/>
          <w:shd w:val="clear" w:color="auto" w:fill="FFFFFF"/>
        </w:rPr>
        <w:fldChar w:fldCharType="end"/>
      </w:r>
      <w:r w:rsidRPr="00D94D9E">
        <w:rPr>
          <w:rFonts w:ascii="Times New Roman" w:hAnsi="Times New Roman" w:cs="Times New Roman"/>
          <w:color w:val="000000"/>
          <w:shd w:val="clear" w:color="auto" w:fill="FFFFFF"/>
        </w:rPr>
        <w:t xml:space="preserve">. </w:t>
      </w:r>
      <w:moveToRangeStart w:id="170" w:author="Melissa Emery Thompson" w:date="2018-09-24T19:13:00Z" w:name="move525579712"/>
      <w:moveTo w:id="171" w:author="Melissa Emery Thompson" w:date="2018-09-24T19:13:00Z">
        <w:r w:rsidR="00850EDF" w:rsidRPr="00D94D9E">
          <w:rPr>
            <w:rFonts w:ascii="Times New Roman" w:hAnsi="Times New Roman" w:cs="Times New Roman"/>
          </w:rPr>
          <w:t xml:space="preserve">It has </w:t>
        </w:r>
      </w:moveTo>
      <w:ins w:id="172" w:author="Melissa Emery Thompson" w:date="2018-09-24T19:16:00Z">
        <w:r w:rsidR="00F60DD3">
          <w:rPr>
            <w:rFonts w:ascii="Times New Roman" w:hAnsi="Times New Roman" w:cs="Times New Roman"/>
          </w:rPr>
          <w:t xml:space="preserve">also </w:t>
        </w:r>
      </w:ins>
      <w:moveTo w:id="173" w:author="Melissa Emery Thompson" w:date="2018-09-24T19:13:00Z">
        <w:r w:rsidR="00850EDF" w:rsidRPr="00D94D9E">
          <w:rPr>
            <w:rFonts w:ascii="Times New Roman" w:hAnsi="Times New Roman" w:cs="Times New Roman"/>
          </w:rPr>
          <w:t xml:space="preserve">been suggested that </w:t>
        </w:r>
      </w:moveTo>
      <w:ins w:id="174" w:author="Melissa Emery Thompson" w:date="2018-09-24T19:16:00Z">
        <w:r w:rsidR="00F60DD3">
          <w:rPr>
            <w:rFonts w:ascii="Times New Roman" w:hAnsi="Times New Roman" w:cs="Times New Roman"/>
          </w:rPr>
          <w:t xml:space="preserve">we do not see elevations in cortisol with acute stressors that evoke SDB simply </w:t>
        </w:r>
      </w:ins>
      <w:moveTo w:id="175" w:author="Melissa Emery Thompson" w:date="2018-09-24T19:13:00Z">
        <w:r w:rsidR="00850EDF" w:rsidRPr="00D94D9E">
          <w:rPr>
            <w:rFonts w:ascii="Times New Roman" w:hAnsi="Times New Roman" w:cs="Times New Roman"/>
          </w:rPr>
          <w:t xml:space="preserve">because self-directed behavior </w:t>
        </w:r>
        <w:del w:id="176" w:author="Melissa Emery Thompson" w:date="2018-09-24T19:16:00Z">
          <w:r w:rsidR="00850EDF" w:rsidRPr="00D94D9E" w:rsidDel="00F60DD3">
            <w:rPr>
              <w:rFonts w:ascii="Times New Roman" w:hAnsi="Times New Roman" w:cs="Times New Roman"/>
            </w:rPr>
            <w:delText xml:space="preserve">may be </w:delText>
          </w:r>
        </w:del>
      </w:moveTo>
      <w:ins w:id="177" w:author="Melissa Emery Thompson" w:date="2018-09-24T19:16:00Z">
        <w:r w:rsidR="00F60DD3">
          <w:rPr>
            <w:rFonts w:ascii="Times New Roman" w:hAnsi="Times New Roman" w:cs="Times New Roman"/>
          </w:rPr>
          <w:t xml:space="preserve">is </w:t>
        </w:r>
      </w:ins>
      <w:moveTo w:id="178" w:author="Melissa Emery Thompson" w:date="2018-09-24T19:13:00Z">
        <w:r w:rsidR="00850EDF" w:rsidRPr="00D94D9E">
          <w:rPr>
            <w:rFonts w:ascii="Times New Roman" w:hAnsi="Times New Roman" w:cs="Times New Roman"/>
          </w:rPr>
          <w:t>a</w:t>
        </w:r>
      </w:moveTo>
      <w:ins w:id="179" w:author="Melissa Emery Thompson" w:date="2018-09-24T19:16:00Z">
        <w:r w:rsidR="00F60DD3">
          <w:rPr>
            <w:rFonts w:ascii="Times New Roman" w:hAnsi="Times New Roman" w:cs="Times New Roman"/>
          </w:rPr>
          <w:t>n effective</w:t>
        </w:r>
      </w:ins>
      <w:moveTo w:id="180" w:author="Melissa Emery Thompson" w:date="2018-09-24T19:13:00Z">
        <w:r w:rsidR="00850EDF" w:rsidRPr="00D94D9E">
          <w:rPr>
            <w:rFonts w:ascii="Times New Roman" w:hAnsi="Times New Roman" w:cs="Times New Roman"/>
          </w:rPr>
          <w:t xml:space="preserve"> coping strategy in the face of stressful stimuli </w:t>
        </w:r>
        <w:del w:id="181" w:author="Melissa Emery Thompson" w:date="2018-09-24T19:16:00Z">
          <w:r w:rsidR="00850EDF" w:rsidRPr="00D94D9E" w:rsidDel="00F60DD3">
            <w:rPr>
              <w:rFonts w:ascii="Times New Roman" w:hAnsi="Times New Roman" w:cs="Times New Roman"/>
            </w:rPr>
            <w:delText xml:space="preserve">that we do not see elevations in cortisol with acute stressors that evoke increased self-directed behavior </w:delText>
          </w:r>
        </w:del>
        <w:r w:rsidR="00850EDF" w:rsidRPr="00D94D9E">
          <w:rPr>
            <w:rFonts w:ascii="Times New Roman" w:hAnsi="Times New Roman" w:cs="Times New Roman"/>
          </w:rPr>
          <w:fldChar w:fldCharType="begin"/>
        </w:r>
        <w:r w:rsidR="00850EDF">
          <w:rPr>
            <w:rFonts w:ascii="Times New Roman" w:hAnsi="Times New Roman" w:cs="Times New Roman"/>
          </w:rPr>
          <w:instrText xml:space="preserve"> ADDIN ZOTERO_ITEM CSL_CITATION {"citationID":"iaYz6MsU","properties":{"formattedCitation":"(Amrein et al., 2014; Higham et al., 2009; Maestripieri et al., 1992; Troisi, 2002; Watson et al., 1999)","plainCitation":"(Amrein et al., 2014; Higham et al., 2009; Maestripieri et al., 1992; Troisi, 2002; Watson et al., 1999)","noteIndex":0},"citationItems":[{"id":60,"uris":["http://zotero.org/users/local/Wu3kfUMj/items/RZCT7G96"],"uri":["http://zotero.org/users/local/Wu3kfUMj/items/RZCT7G96"],"itemData":{"id":60,"type":"article-journal","title":"Rates of self-directed behaviour and faecal glucocorticoid levels are not correlated in female wild olive baboons (Papio hamadryas anubis)","container-title":"Stress","page":"526-532","volume":"12","issue":"6","source":"Taylor and Francis+NEJM","abstract":"Non-invasive methods to quantify components of stress in non-human animals rely typically on the use of physiological or behavioural measures. At the physiological level, stress is usually measured non-invasively in terms of faecal or urinary glucocorticoid output. A common group of behavioural measures used are self-directed behaviours (SDBs), which have been shown to be linked to anxiety, a subset of stress, although a number of authors have explicitly linked SDBs to stress more generally. Whether increased rates of SDBs are likely to be associated with increased faecal glucocorticoid ouput in wild mammals remains unclear. Here, for wild female olive baboons, we show no association between day-to-day changes in levels of SDB and cortisol metabolite excretion. We also show no relationship between long-term mean levels of these variables. We discuss several possible interpretations of our results, including the possibility that SDBs represent a behavioural coping mechanism, helping to ameliorate the physiological stress response.","DOI":"10.3109/10253890902756565","ISSN":"1025-3890","author":[{"family":"Higham","given":"James P."},{"family":"MacLarnon","given":"Ann M."},{"family":"Heistermann","given":"Michael"},{"family":"Ross","given":"Caroline"},{"family":"Semple","given":"Stuart"}],"issued":{"date-parts":[["2009",11,1]]}}},{"id":63,"uris":["http://zotero.org/users/local/Wu3kfUMj/items/RKHEBU7M"],"uri":["http://zotero.org/users/local/Wu3kfUMj/items/RKHEBU7M"],"itemData":{"id":63,"type":"article-journal","title":"A modest proposal: displacement activities as an indicator of emotions in primates","container-title":"Animal Behaviour","page":"967-979","volume":"44","issue":"5","source":"ScienceDirect","abstract":"Displacement activities are behaviour patterns (mostly body care activities) characterized by their apparent irrelevance to the situation in which they appear. Scratching, autogrooming, yawning and body shaking are among the most commonly reported displacement activities in non-human primates. A review of the primate literature indicates that displacement activities tend to occur in situations of psychosocial stress and that their frequency of occurrence is affected by anxiogenic and anxiolytic drugs. In the light of this evidence, it is suggested that displacement activities can be used as indicators of emotional states arising in a variety of primate social interactions. Methodological problems associated with such a use are discussed. The hypothesis that displacement activities may also have a communicative function in non-human primates is not supported adequately by available data.","DOI":"10.1016/S0003-3472(05)80592-5","ISSN":"0003-3472","shortTitle":"A modest proposal","journalAbbreviation":"Animal Behaviour","author":[{"family":"Maestripieri","given":"Dario"},{"family":"Schino","given":"Gabriele"},{"family":"Aureli","given":"Filippo"},{"family":"Troisi","given":"Alfonso"}],"issued":{"date-parts":[["1992",11]]}}},{"id":91,"uris":["http://zotero.org/users/local/Wu3kfUMj/items/2XDST97R"],"uri":["http://zotero.org/users/local/Wu3kfUMj/items/2XDST97R"],"itemData":{"id":91,"type":"article-journal","title":"Scent-Marking and Cortisol Response in the Small-Eared Bushbaby (Otolemur garnettii)","container-title":"Physiology &amp; Behavior","page":"695-699","volume":"66","issue":"4","source":"ScienceDirect","abstract":"Among prosimians, some types of scent-marking may serve as displacement activities that reduce physiological arousal in stressful situations. Type and frequency of scent-marking was measured for 22 male small-eared or Garnett’s bushbabies (Otolemur garnettii) exposed to a novel open field environment, with and without novel objects. Rates of foot rubbing, chest rubbing, urine washing, flank rubbing, and ano-genital marking were measured. Foot and chest rubbing constituted 92.5% of responses. Type and frequency of scent-marking was compared to the magnitude of the animals’ cortisol responses in a separate test of restraint stress. Only foot and chest rubbing were systematically related to cortisol levels. The animals that performed these behaviors more in the novel environment also exhibited lower cortisol responses to restraint stress. These results suggest that bushbabies that characteristically employ behavioral coping strategies have a reduced physiological response to psychological stressors.","DOI":"10.1016/S0031-9384(99)00005-0","ISSN":"0031-9384","journalAbbreviation":"Physiology &amp; Behavior","author":[{"family":"Watson","given":"Sheree L"},{"family":"Ward","given":"Jeannette P"},{"family":"Davis","given":"Kenneth B"},{"family":"Stavisky","given":"Ronda C"}],"issued":{"date-parts":[["1999",6]]}}},{"id":552,"uris":["http://zotero.org/users/local/Wu3kfUMj/items/CZVRZK6S"],"uri":["http://zotero.org/users/local/Wu3kfUMj/items/CZVRZK6S"],"itemData":{"id":552,"type":"article-journal","title":"The Effect of Fission–Fusion Zoo Housing on Hormonal and Behavioral Indicators of Stress in Bornean Orangutans (Pongo pygmaeus)","container-title":"International Journal of Primatology","page":"509-528","volume":"35","issue":"2","source":"link.springer.com","abstract":"The welfare of captive animals could be improved if zoos were to place more emphasis on their species-specific needs. In the wild, orangutans live in a fission–fusion social system and have a semisolitary lifestyle. However, most zoos keep orangutans in permanent groups, which may be stressful for them. Apenheul Primate Park in Apeldoorn, Netherlands, houses 14 Bornean orangutans in a simulated fission–fusion social system. To assess how this housing system affects indicators of stress, we measured fecal glucocorticoid metabolites (fGCM) and determined proportions of self-directed behavior (scratching and autogrooming). We compared fGCM concentrations of the Apenheul animals to those of zoo orangutans kept in permanent groups. In addition, we tested the effect of group size, visitor number, sex, age, and change of group composition on fGCM concentrations and proportions of self-directed behavior in the Apenheul orangutans. In contrast to Bornean orangutans housed in permanent groups, we did not find a group size effect on fGCM or on self-directed behavior in Apenheul’s fission–fusion housing system. In addition, fGCM concentrations in Apenheul orangutans increased significantly with visitor numbers. Visitor number also affected proportions of self-directed behavior, and mean proportions of scratching were positively correlated with mean values of fGCM concentrations. Although these results suggest that the fission–fusion housing system in Apenheul reduces the group size effect leading to social stress in Bornean orangutans, they also show that visitors are an important factor that needs to be mitigated if the well-being of captive primates and other zoo animals is to be improved.","DOI":"10.1007/s10764-014-9765-5","ISSN":"0164-0291, 1573-8604","journalAbbreviation":"Int J Primatol","language":"en","author":[{"family":"Amrein","given":"Martin"},{"family":"Heistermann","given":"Michael"},{"family":"Weingrill","given":"Tony"}],"issued":{"date-parts":[["2014",4,1]]}}},{"id":54,"uris":["http://zotero.org/users/local/Wu3kfUMj/items/EFAHV7KP"],"uri":["http://zotero.org/users/local/Wu3kfUMj/items/EFAHV7KP"],"itemData":{"id":54,"type":"article-journal","title":"Displacement Activities as a Behavioral Measure of Stress in Nonhuman Primates and Human Subjects","container-title":"Stress","page":"47-54","volume":"5","issue":"1","source":"Taylor and Francis+NEJM","abstract":"Traditionally, research on human stress has relied mostly on physiological and psychological measures with a relatively minor emphasis on the behavioral aspects of the phenomenon. Such an approach makes it difficult to develop valid animal models of the human stress syndrome. A promising approach to the study of the behavioral correlates of stress is to analyze those behavior patterns that ethologists have named displacement activities and that, in primates, consist mostly of self-directed behaviors. In both nonhuman primates and human subjects, displacement behavior appears in situations characterized by social tension and is likely to reflect increased autonomic arousal. Pharmacological studies of nonhuman primates have shown that the frequency of occurrence of displacement behavior is increased by anxiogenic compounds and decreased by anxiolytic drugs. Ethological studies of healthy persons and psychiatric patients during interviews have found that increased displacement behavior not only correlates with a subjective feeling state of anxiety and negative affect but also gives more veridical information about the subject's emotional state than verbal statements and facial expression. The measurement of displacement activities may be a useful complement to the physiological and psychological studies aimed at analyzing the correlates and consequences of stress.","DOI":"10.1080/102538902900012378","ISSN":"1025-3890","author":[{"family":"Troisi","given":"Alfonso"}],"issued":{"date-parts":[["2002",1,1]]}}}],"schema":"https://github.com/citation-style-language/schema/raw/master/csl-citation.json"} </w:instrText>
        </w:r>
        <w:r w:rsidR="00850EDF" w:rsidRPr="00D94D9E">
          <w:rPr>
            <w:rFonts w:ascii="Times New Roman" w:hAnsi="Times New Roman" w:cs="Times New Roman"/>
          </w:rPr>
          <w:fldChar w:fldCharType="separate"/>
        </w:r>
        <w:r w:rsidR="00850EDF">
          <w:rPr>
            <w:rFonts w:ascii="Times New Roman" w:hAnsi="Times New Roman" w:cs="Times New Roman"/>
          </w:rPr>
          <w:t>(Amrein et al. 2014; Higham et al. 2009; Maestripieri et al. 1992; Troisi 2002; Watson et al.</w:t>
        </w:r>
        <w:r w:rsidR="00850EDF" w:rsidRPr="000A7542">
          <w:rPr>
            <w:rFonts w:ascii="Times New Roman" w:hAnsi="Times New Roman" w:cs="Times New Roman"/>
          </w:rPr>
          <w:t xml:space="preserve"> 1999)</w:t>
        </w:r>
        <w:r w:rsidR="00850EDF" w:rsidRPr="00D94D9E">
          <w:rPr>
            <w:rFonts w:ascii="Times New Roman" w:hAnsi="Times New Roman" w:cs="Times New Roman"/>
          </w:rPr>
          <w:fldChar w:fldCharType="end"/>
        </w:r>
        <w:r w:rsidR="00850EDF" w:rsidRPr="00D94D9E">
          <w:rPr>
            <w:rFonts w:ascii="Times New Roman" w:hAnsi="Times New Roman" w:cs="Times New Roman"/>
          </w:rPr>
          <w:t xml:space="preserve">. </w:t>
        </w:r>
      </w:moveTo>
      <w:moveToRangeEnd w:id="170"/>
      <w:r w:rsidRPr="00D94D9E">
        <w:rPr>
          <w:rFonts w:ascii="Times New Roman" w:hAnsi="Times New Roman" w:cs="Times New Roman"/>
          <w:color w:val="000000"/>
          <w:shd w:val="clear" w:color="auto" w:fill="FFFFFF"/>
        </w:rPr>
        <w:t xml:space="preserve">Future studies </w:t>
      </w:r>
      <w:r w:rsidRPr="00D94D9E">
        <w:rPr>
          <w:rFonts w:ascii="Times New Roman" w:hAnsi="Times New Roman" w:cs="Times New Roman"/>
          <w:color w:val="000000"/>
          <w:shd w:val="clear" w:color="auto" w:fill="FFFFFF"/>
        </w:rPr>
        <w:lastRenderedPageBreak/>
        <w:t xml:space="preserve">should further investigate the physiological correlates of self-directed behavior in wild orangutans, and use matched self-directed behavior and cortisol data to explore whether they are associated. </w:t>
      </w:r>
    </w:p>
    <w:p w14:paraId="1ADA9238" w14:textId="77777777" w:rsidR="006E287B" w:rsidRPr="00D94D9E" w:rsidRDefault="006E287B" w:rsidP="00BD378C">
      <w:pPr>
        <w:spacing w:line="480" w:lineRule="auto"/>
        <w:ind w:firstLine="720"/>
        <w:rPr>
          <w:rFonts w:ascii="Times New Roman" w:hAnsi="Times New Roman" w:cs="Times New Roman"/>
          <w:color w:val="000000"/>
          <w:shd w:val="clear" w:color="auto" w:fill="FFFFFF"/>
        </w:rPr>
      </w:pPr>
    </w:p>
    <w:p w14:paraId="69A373A7" w14:textId="70BF97DB" w:rsidR="00EC1D55" w:rsidRPr="00D94D9E" w:rsidRDefault="00EC1D55" w:rsidP="00BD378C">
      <w:pPr>
        <w:spacing w:line="480" w:lineRule="auto"/>
        <w:outlineLvl w:val="0"/>
        <w:rPr>
          <w:rFonts w:ascii="Times New Roman" w:hAnsi="Times New Roman" w:cs="Times New Roman"/>
          <w:i/>
          <w:color w:val="000000"/>
          <w:shd w:val="clear" w:color="auto" w:fill="FFFFFF"/>
        </w:rPr>
      </w:pPr>
      <w:r w:rsidRPr="00D94D9E">
        <w:rPr>
          <w:rFonts w:ascii="Times New Roman" w:hAnsi="Times New Roman" w:cs="Times New Roman"/>
          <w:i/>
          <w:color w:val="000000"/>
          <w:shd w:val="clear" w:color="auto" w:fill="FFFFFF"/>
        </w:rPr>
        <w:t>Expl</w:t>
      </w:r>
      <w:r>
        <w:rPr>
          <w:rFonts w:ascii="Times New Roman" w:hAnsi="Times New Roman" w:cs="Times New Roman"/>
          <w:i/>
          <w:color w:val="000000"/>
          <w:shd w:val="clear" w:color="auto" w:fill="FFFFFF"/>
        </w:rPr>
        <w:t>oring Social Bonds in Wild O</w:t>
      </w:r>
      <w:r w:rsidRPr="00D94D9E">
        <w:rPr>
          <w:rFonts w:ascii="Times New Roman" w:hAnsi="Times New Roman" w:cs="Times New Roman"/>
          <w:i/>
          <w:color w:val="000000"/>
          <w:shd w:val="clear" w:color="auto" w:fill="FFFFFF"/>
        </w:rPr>
        <w:t>rangutans</w:t>
      </w:r>
    </w:p>
    <w:p w14:paraId="3E98B8E4" w14:textId="11466882" w:rsidR="00EC1D55" w:rsidRPr="00D94D9E" w:rsidRDefault="00EC1D55" w:rsidP="00BD378C">
      <w:pPr>
        <w:spacing w:line="480" w:lineRule="auto"/>
        <w:ind w:firstLine="720"/>
        <w:rPr>
          <w:rFonts w:ascii="Times New Roman" w:hAnsi="Times New Roman" w:cs="Times New Roman"/>
          <w:color w:val="000000"/>
          <w:shd w:val="clear" w:color="auto" w:fill="FFFFFF"/>
        </w:rPr>
      </w:pPr>
      <w:r w:rsidRPr="00D94D9E">
        <w:rPr>
          <w:rFonts w:ascii="Times New Roman" w:hAnsi="Times New Roman" w:cs="Times New Roman"/>
          <w:color w:val="000000"/>
          <w:shd w:val="clear" w:color="auto" w:fill="FFFFFF"/>
        </w:rPr>
        <w:t xml:space="preserve">Our finding that </w:t>
      </w:r>
      <w:r w:rsidR="00177E8A">
        <w:rPr>
          <w:rFonts w:ascii="Times New Roman" w:hAnsi="Times New Roman" w:cs="Times New Roman"/>
          <w:color w:val="000000"/>
          <w:shd w:val="clear" w:color="auto" w:fill="FFFFFF"/>
        </w:rPr>
        <w:t>adolescent</w:t>
      </w:r>
      <w:r w:rsidRPr="00D94D9E">
        <w:rPr>
          <w:rFonts w:ascii="Times New Roman" w:hAnsi="Times New Roman" w:cs="Times New Roman"/>
          <w:color w:val="000000"/>
          <w:shd w:val="clear" w:color="auto" w:fill="FFFFFF"/>
        </w:rPr>
        <w:t xml:space="preserve"> females may buffer one another from social anxiety raises the question of whether social bonds are important and confer fitness benefits for orangutans. It is very difficult to measure reproductive success in orangutans because they are very long-lived, with extremely long interbirth intervals, and individuals can go unfollowed by observers for years at a time. It could be helpful, then, to examine other factors that can serve as proxies for fitness, such as home range quality. Do individuals with stronger social relationships have better home range quality? Perhaps this relationship changes over the lifespan. Social bonds may be important for nulliparous females who are actively establishing their own home ranges but then become less important </w:t>
      </w:r>
      <w:r w:rsidRPr="00454772">
        <w:rPr>
          <w:rFonts w:ascii="Times New Roman" w:hAnsi="Times New Roman" w:cs="Times New Roman"/>
          <w:color w:val="000000"/>
          <w:shd w:val="clear" w:color="auto" w:fill="FFFFFF"/>
        </w:rPr>
        <w:t>—</w:t>
      </w:r>
      <w:r w:rsidRPr="00D94D9E">
        <w:rPr>
          <w:rFonts w:ascii="Times New Roman" w:hAnsi="Times New Roman" w:cs="Times New Roman"/>
          <w:color w:val="000000"/>
          <w:shd w:val="clear" w:color="auto" w:fill="FFFFFF"/>
        </w:rPr>
        <w:t xml:space="preserve"> or too costly </w:t>
      </w:r>
      <w:r w:rsidRPr="00454772">
        <w:rPr>
          <w:rFonts w:ascii="Times New Roman" w:hAnsi="Times New Roman" w:cs="Times New Roman"/>
          <w:color w:val="000000"/>
          <w:shd w:val="clear" w:color="auto" w:fill="FFFFFF"/>
        </w:rPr>
        <w:t>—</w:t>
      </w:r>
      <w:r w:rsidRPr="00D94D9E">
        <w:rPr>
          <w:rFonts w:ascii="Times New Roman" w:hAnsi="Times New Roman" w:cs="Times New Roman"/>
          <w:color w:val="000000"/>
          <w:shd w:val="clear" w:color="auto" w:fill="FFFFFF"/>
        </w:rPr>
        <w:t xml:space="preserve">to maintain once they begin reproducing. </w:t>
      </w:r>
      <w:r w:rsidR="006E287B">
        <w:rPr>
          <w:rFonts w:ascii="Times New Roman" w:hAnsi="Times New Roman" w:cs="Times New Roman"/>
          <w:color w:val="000000"/>
          <w:shd w:val="clear" w:color="auto" w:fill="FFFFFF"/>
        </w:rPr>
        <w:t xml:space="preserve">Future exploration of these </w:t>
      </w:r>
      <w:r w:rsidRPr="00D94D9E">
        <w:rPr>
          <w:rFonts w:ascii="Times New Roman" w:hAnsi="Times New Roman" w:cs="Times New Roman"/>
          <w:color w:val="000000"/>
          <w:shd w:val="clear" w:color="auto" w:fill="FFFFFF"/>
        </w:rPr>
        <w:t xml:space="preserve">questions will </w:t>
      </w:r>
      <w:r w:rsidR="006E287B">
        <w:rPr>
          <w:rFonts w:ascii="Times New Roman" w:hAnsi="Times New Roman" w:cs="Times New Roman"/>
          <w:color w:val="000000"/>
          <w:shd w:val="clear" w:color="auto" w:fill="FFFFFF"/>
        </w:rPr>
        <w:t xml:space="preserve">help </w:t>
      </w:r>
      <w:r w:rsidRPr="00D94D9E">
        <w:rPr>
          <w:rFonts w:ascii="Times New Roman" w:hAnsi="Times New Roman" w:cs="Times New Roman"/>
          <w:color w:val="000000"/>
          <w:shd w:val="clear" w:color="auto" w:fill="FFFFFF"/>
        </w:rPr>
        <w:t xml:space="preserve">elucidate whether social bonds are adaptive for orangutans, whose sociality has often been </w:t>
      </w:r>
      <w:commentRangeStart w:id="182"/>
      <w:r w:rsidRPr="00D94D9E">
        <w:rPr>
          <w:rFonts w:ascii="Times New Roman" w:hAnsi="Times New Roman" w:cs="Times New Roman"/>
          <w:color w:val="000000"/>
          <w:shd w:val="clear" w:color="auto" w:fill="FFFFFF"/>
        </w:rPr>
        <w:t>underestimated</w:t>
      </w:r>
      <w:commentRangeEnd w:id="182"/>
      <w:r w:rsidR="00F60DD3">
        <w:rPr>
          <w:rStyle w:val="CommentReference"/>
          <w:rFonts w:eastAsiaTheme="minorHAnsi"/>
        </w:rPr>
        <w:commentReference w:id="182"/>
      </w:r>
      <w:r w:rsidRPr="00D94D9E">
        <w:rPr>
          <w:rFonts w:ascii="Times New Roman" w:hAnsi="Times New Roman" w:cs="Times New Roman"/>
          <w:color w:val="000000"/>
          <w:shd w:val="clear" w:color="auto" w:fill="FFFFFF"/>
        </w:rPr>
        <w:t>.</w:t>
      </w:r>
    </w:p>
    <w:p w14:paraId="03F9D9E6" w14:textId="53EED6F5" w:rsidR="001A2A4B" w:rsidRDefault="001A2A4B" w:rsidP="003D3216">
      <w:pPr>
        <w:spacing w:line="480" w:lineRule="auto"/>
      </w:pPr>
    </w:p>
    <w:p w14:paraId="0CB95F8E" w14:textId="6C20DADF" w:rsidR="0053388F" w:rsidRPr="0053388F" w:rsidRDefault="0053388F" w:rsidP="003D3216">
      <w:pPr>
        <w:spacing w:line="480" w:lineRule="auto"/>
        <w:outlineLvl w:val="0"/>
        <w:rPr>
          <w:rFonts w:ascii="Times New Roman" w:hAnsi="Times New Roman" w:cs="Times New Roman"/>
          <w:b/>
        </w:rPr>
      </w:pPr>
      <w:r w:rsidRPr="0053388F">
        <w:rPr>
          <w:rFonts w:ascii="Times New Roman" w:hAnsi="Times New Roman" w:cs="Times New Roman"/>
          <w:b/>
        </w:rPr>
        <w:t>Disclosures:</w:t>
      </w:r>
    </w:p>
    <w:p w14:paraId="4379872F" w14:textId="77777777" w:rsidR="0053388F" w:rsidRPr="0053388F" w:rsidRDefault="0053388F" w:rsidP="003D3216">
      <w:pPr>
        <w:spacing w:line="480" w:lineRule="auto"/>
        <w:rPr>
          <w:rFonts w:ascii="Times New Roman" w:hAnsi="Times New Roman" w:cs="Times New Roman"/>
        </w:rPr>
      </w:pPr>
    </w:p>
    <w:p w14:paraId="0293C9E5" w14:textId="77777777" w:rsidR="001012A9" w:rsidRPr="003D3216" w:rsidRDefault="0053388F" w:rsidP="001012A9">
      <w:pPr>
        <w:spacing w:line="480" w:lineRule="auto"/>
        <w:jc w:val="both"/>
        <w:rPr>
          <w:rFonts w:ascii="Times New Roman" w:eastAsia="Times New Roman" w:hAnsi="Times New Roman" w:cs="Times New Roman"/>
        </w:rPr>
      </w:pPr>
      <w:r w:rsidRPr="0053388F">
        <w:rPr>
          <w:rFonts w:ascii="Times New Roman" w:hAnsi="Times New Roman" w:cs="Times New Roman"/>
          <w:b/>
        </w:rPr>
        <w:t>Funding</w:t>
      </w:r>
      <w:r w:rsidRPr="0053388F">
        <w:rPr>
          <w:rFonts w:ascii="Times New Roman" w:hAnsi="Times New Roman" w:cs="Times New Roman"/>
        </w:rPr>
        <w:t xml:space="preserve">: </w:t>
      </w:r>
      <w:r w:rsidR="001012A9" w:rsidRPr="003D3216">
        <w:rPr>
          <w:rFonts w:ascii="Times New Roman" w:hAnsi="Times New Roman" w:cs="Times New Roman"/>
        </w:rPr>
        <w:t>This research was supported by grants to CDK from the National Science Foundation (BCS #</w:t>
      </w:r>
      <w:r w:rsidR="001012A9" w:rsidRPr="003D3216">
        <w:rPr>
          <w:rFonts w:ascii="Times New Roman" w:hAnsi="Times New Roman" w:cs="Times New Roman"/>
          <w:color w:val="000000"/>
        </w:rPr>
        <w:t xml:space="preserve">0936199, </w:t>
      </w:r>
      <w:r w:rsidR="001012A9" w:rsidRPr="003D3216">
        <w:rPr>
          <w:rFonts w:ascii="Times New Roman" w:hAnsi="Times New Roman" w:cs="Times New Roman"/>
        </w:rPr>
        <w:t xml:space="preserve">9414388); the National Geographic Society; the L.S.B. Leakey Foundation; the </w:t>
      </w:r>
      <w:proofErr w:type="spellStart"/>
      <w:r w:rsidR="001012A9" w:rsidRPr="003D3216">
        <w:rPr>
          <w:rFonts w:ascii="Times New Roman" w:hAnsi="Times New Roman" w:cs="Times New Roman"/>
        </w:rPr>
        <w:t>Wenner</w:t>
      </w:r>
      <w:proofErr w:type="spellEnd"/>
      <w:r w:rsidR="001012A9" w:rsidRPr="003D3216">
        <w:rPr>
          <w:rFonts w:ascii="Times New Roman" w:hAnsi="Times New Roman" w:cs="Times New Roman"/>
        </w:rPr>
        <w:t xml:space="preserve"> </w:t>
      </w:r>
      <w:proofErr w:type="spellStart"/>
      <w:r w:rsidR="001012A9" w:rsidRPr="003D3216">
        <w:rPr>
          <w:rFonts w:ascii="Times New Roman" w:hAnsi="Times New Roman" w:cs="Times New Roman"/>
        </w:rPr>
        <w:t>Gren</w:t>
      </w:r>
      <w:proofErr w:type="spellEnd"/>
      <w:r w:rsidR="001012A9" w:rsidRPr="003D3216">
        <w:rPr>
          <w:rFonts w:ascii="Times New Roman" w:hAnsi="Times New Roman" w:cs="Times New Roman"/>
        </w:rPr>
        <w:t xml:space="preserve"> Foundation; the US Fish and Wildlife Service (F15AP00812, F12AP00369, 98210-8-G661); Conservation, Food and Health Foundation; Focused on Nature; Orangutan </w:t>
      </w:r>
      <w:r w:rsidR="001012A9" w:rsidRPr="003D3216">
        <w:rPr>
          <w:rFonts w:ascii="Times New Roman" w:hAnsi="Times New Roman" w:cs="Times New Roman"/>
        </w:rPr>
        <w:lastRenderedPageBreak/>
        <w:t xml:space="preserve">Conservancy; Disney Wildlife Conservation Fund; and </w:t>
      </w:r>
      <w:proofErr w:type="spellStart"/>
      <w:r w:rsidR="001012A9" w:rsidRPr="003D3216">
        <w:rPr>
          <w:rFonts w:ascii="Times New Roman" w:hAnsi="Times New Roman" w:cs="Times New Roman"/>
        </w:rPr>
        <w:t>Nacey</w:t>
      </w:r>
      <w:proofErr w:type="spellEnd"/>
      <w:r w:rsidR="001012A9" w:rsidRPr="003D3216">
        <w:rPr>
          <w:rFonts w:ascii="Times New Roman" w:hAnsi="Times New Roman" w:cs="Times New Roman"/>
        </w:rPr>
        <w:t xml:space="preserve"> </w:t>
      </w:r>
      <w:proofErr w:type="spellStart"/>
      <w:r w:rsidR="001012A9" w:rsidRPr="003D3216">
        <w:rPr>
          <w:rFonts w:ascii="Times New Roman" w:hAnsi="Times New Roman" w:cs="Times New Roman"/>
        </w:rPr>
        <w:t>Maggioncalda</w:t>
      </w:r>
      <w:proofErr w:type="spellEnd"/>
      <w:r w:rsidR="001012A9" w:rsidRPr="003D3216">
        <w:rPr>
          <w:rFonts w:ascii="Times New Roman" w:hAnsi="Times New Roman" w:cs="Times New Roman"/>
        </w:rPr>
        <w:t xml:space="preserve"> Foundation. </w:t>
      </w:r>
      <w:r w:rsidR="001012A9" w:rsidRPr="003D3216">
        <w:rPr>
          <w:rFonts w:ascii="Times New Roman" w:eastAsia="Times New Roman" w:hAnsi="Times New Roman" w:cs="Times New Roman"/>
          <w:color w:val="000000"/>
        </w:rPr>
        <w:t xml:space="preserve">CAO was supported by a Boston University Graduate Research Abroad Fellowship. </w:t>
      </w:r>
    </w:p>
    <w:p w14:paraId="0D0FEF25" w14:textId="77AEA8EF" w:rsidR="0053388F" w:rsidRPr="0053388F" w:rsidRDefault="0053388F" w:rsidP="003D3216">
      <w:pPr>
        <w:pStyle w:val="NoSpacing"/>
        <w:spacing w:line="480" w:lineRule="auto"/>
        <w:jc w:val="both"/>
        <w:rPr>
          <w:rFonts w:ascii="Times New Roman" w:hAnsi="Times New Roman" w:cs="Times New Roman"/>
          <w:sz w:val="24"/>
          <w:szCs w:val="24"/>
        </w:rPr>
      </w:pPr>
    </w:p>
    <w:p w14:paraId="47A3A5EA" w14:textId="77777777" w:rsidR="0053388F" w:rsidRPr="0053388F" w:rsidRDefault="0053388F" w:rsidP="003D3216">
      <w:pPr>
        <w:pStyle w:val="NoSpacing"/>
        <w:spacing w:line="480" w:lineRule="auto"/>
        <w:jc w:val="both"/>
        <w:outlineLvl w:val="0"/>
        <w:rPr>
          <w:rFonts w:ascii="Times New Roman" w:hAnsi="Times New Roman" w:cs="Times New Roman"/>
          <w:sz w:val="24"/>
          <w:szCs w:val="24"/>
        </w:rPr>
      </w:pPr>
      <w:r w:rsidRPr="0053388F">
        <w:rPr>
          <w:rFonts w:ascii="Times New Roman" w:hAnsi="Times New Roman" w:cs="Times New Roman"/>
          <w:b/>
          <w:sz w:val="24"/>
          <w:szCs w:val="24"/>
        </w:rPr>
        <w:t>Conflict of Interest</w:t>
      </w:r>
      <w:r w:rsidRPr="0053388F">
        <w:rPr>
          <w:rFonts w:ascii="Times New Roman" w:hAnsi="Times New Roman" w:cs="Times New Roman"/>
          <w:sz w:val="24"/>
          <w:szCs w:val="24"/>
        </w:rPr>
        <w:t>: The authors declare that they have no conflict of interest.</w:t>
      </w:r>
    </w:p>
    <w:p w14:paraId="3756101F" w14:textId="7BB53925" w:rsidR="0053388F" w:rsidRPr="005D4358" w:rsidRDefault="0053388F" w:rsidP="003D3216">
      <w:pPr>
        <w:pStyle w:val="NoSpacing"/>
        <w:spacing w:line="480" w:lineRule="auto"/>
        <w:jc w:val="both"/>
        <w:rPr>
          <w:rFonts w:asciiTheme="minorHAnsi" w:hAnsiTheme="minorHAnsi"/>
          <w:sz w:val="24"/>
          <w:szCs w:val="24"/>
        </w:rPr>
      </w:pPr>
    </w:p>
    <w:p w14:paraId="2B8185A5" w14:textId="30FABECB" w:rsidR="0053388F" w:rsidRPr="00EC38E2" w:rsidRDefault="00EC38E2" w:rsidP="003D3216">
      <w:pPr>
        <w:spacing w:line="480" w:lineRule="auto"/>
        <w:outlineLvl w:val="0"/>
        <w:rPr>
          <w:rFonts w:ascii="Times New Roman" w:hAnsi="Times New Roman" w:cs="Times New Roman"/>
          <w:b/>
        </w:rPr>
      </w:pPr>
      <w:commentRangeStart w:id="183"/>
      <w:r w:rsidRPr="00EC38E2">
        <w:rPr>
          <w:rFonts w:ascii="Times New Roman" w:hAnsi="Times New Roman" w:cs="Times New Roman"/>
          <w:b/>
        </w:rPr>
        <w:t>References</w:t>
      </w:r>
      <w:commentRangeEnd w:id="183"/>
      <w:r w:rsidR="001064D0">
        <w:rPr>
          <w:rStyle w:val="CommentReference"/>
          <w:rFonts w:eastAsiaTheme="minorHAnsi"/>
        </w:rPr>
        <w:commentReference w:id="183"/>
      </w:r>
    </w:p>
    <w:p w14:paraId="2442C70F" w14:textId="4D3C0E05" w:rsidR="00D003E6" w:rsidRDefault="00D003E6" w:rsidP="003D3216">
      <w:pPr>
        <w:spacing w:line="480" w:lineRule="auto"/>
        <w:rPr>
          <w:rFonts w:cs="Calibri"/>
        </w:rPr>
      </w:pPr>
    </w:p>
    <w:p w14:paraId="04557D1F" w14:textId="77777777" w:rsidR="00672999" w:rsidRDefault="003F381B" w:rsidP="00672999">
      <w:pPr>
        <w:pStyle w:val="Bibliography"/>
      </w:pPr>
      <w:r w:rsidRPr="001064D0">
        <w:fldChar w:fldCharType="begin"/>
      </w:r>
      <w:r w:rsidR="000A7542" w:rsidRPr="001064D0">
        <w:instrText xml:space="preserve"> ADDIN ZOTERO_BIBL {"uncited":[],"omitted":[],"custom":[]} CSL_BIBLIOGRAPHY </w:instrText>
      </w:r>
      <w:r w:rsidRPr="001064D0">
        <w:fldChar w:fldCharType="separate"/>
      </w:r>
      <w:r w:rsidR="00672999">
        <w:t xml:space="preserve">Amrein, M., Heistermann, M., &amp; Weingrill, T. (2014). The Effect of Fission–Fusion Zoo Housing on Hormonal and Behavioral Indicators of Stress in Bornean Orangutans (Pongo pygmaeus). </w:t>
      </w:r>
      <w:r w:rsidR="00672999">
        <w:rPr>
          <w:i/>
          <w:iCs/>
        </w:rPr>
        <w:t>International Journal of Primatology</w:t>
      </w:r>
      <w:r w:rsidR="00672999">
        <w:t xml:space="preserve">, </w:t>
      </w:r>
      <w:r w:rsidR="00672999">
        <w:rPr>
          <w:i/>
          <w:iCs/>
        </w:rPr>
        <w:t>35</w:t>
      </w:r>
      <w:r w:rsidR="00672999">
        <w:t>(2), 509–528. https://doi.org/10.1007/s10764-014-9765-5</w:t>
      </w:r>
    </w:p>
    <w:p w14:paraId="5EADB4C6" w14:textId="77777777" w:rsidR="00672999" w:rsidRDefault="00672999" w:rsidP="00672999">
      <w:pPr>
        <w:pStyle w:val="Bibliography"/>
      </w:pPr>
      <w:r>
        <w:t xml:space="preserve">Anestis, S. F., &amp; Bribiescas, R. G. (2004). Rapid changes in chimpanzee (Pan troglodytes) urinary cortisol excretion. </w:t>
      </w:r>
      <w:r>
        <w:rPr>
          <w:i/>
          <w:iCs/>
        </w:rPr>
        <w:t>Hormones and Behavior</w:t>
      </w:r>
      <w:r>
        <w:t xml:space="preserve">, </w:t>
      </w:r>
      <w:r>
        <w:rPr>
          <w:i/>
          <w:iCs/>
        </w:rPr>
        <w:t>45</w:t>
      </w:r>
      <w:r>
        <w:t>(3), 209–213. https://doi.org/10.1016/j.yhbeh.2003.09.015</w:t>
      </w:r>
    </w:p>
    <w:p w14:paraId="48FCF7B5" w14:textId="77777777" w:rsidR="00672999" w:rsidRDefault="00672999" w:rsidP="00672999">
      <w:pPr>
        <w:pStyle w:val="Bibliography"/>
      </w:pPr>
      <w:r>
        <w:t xml:space="preserve">Atmoko, S. U., &amp; Van Hooff, J. A. (2004). 11• Alternative male reproductive strategies: male bimaturism in orangutans. </w:t>
      </w:r>
      <w:r>
        <w:rPr>
          <w:i/>
          <w:iCs/>
        </w:rPr>
        <w:t>Sexual Selection in Primates</w:t>
      </w:r>
      <w:r>
        <w:t>, 196.</w:t>
      </w:r>
    </w:p>
    <w:p w14:paraId="2BB7A42F" w14:textId="77777777" w:rsidR="00672999" w:rsidRDefault="00672999" w:rsidP="00672999">
      <w:pPr>
        <w:pStyle w:val="Bibliography"/>
      </w:pPr>
      <w:r>
        <w:t xml:space="preserve">Aureli, F., &amp; Yates, K. (2010). Distress prevention by grooming others in crested black macaques. </w:t>
      </w:r>
      <w:r>
        <w:rPr>
          <w:i/>
          <w:iCs/>
        </w:rPr>
        <w:t>Biology Letters</w:t>
      </w:r>
      <w:r>
        <w:t xml:space="preserve">, </w:t>
      </w:r>
      <w:r>
        <w:rPr>
          <w:i/>
          <w:iCs/>
        </w:rPr>
        <w:t>6</w:t>
      </w:r>
      <w:r>
        <w:t>(1), 27–29. https://doi.org/10.1098/rsbl.2009.0513</w:t>
      </w:r>
    </w:p>
    <w:p w14:paraId="3F227937" w14:textId="77777777" w:rsidR="00672999" w:rsidRDefault="00672999" w:rsidP="00672999">
      <w:pPr>
        <w:pStyle w:val="Bibliography"/>
      </w:pPr>
      <w:r>
        <w:t xml:space="preserve">Baker, K. C., &amp; Aureli, F. (1997). Behavioural Indicators of Anxiety: an Empirical Test in Chimpanzees. </w:t>
      </w:r>
      <w:r>
        <w:rPr>
          <w:i/>
          <w:iCs/>
        </w:rPr>
        <w:t>Behaviour</w:t>
      </w:r>
      <w:r>
        <w:t xml:space="preserve">, </w:t>
      </w:r>
      <w:r>
        <w:rPr>
          <w:i/>
          <w:iCs/>
        </w:rPr>
        <w:t>134</w:t>
      </w:r>
      <w:r>
        <w:t>(13), 1031–1050. https://doi.org/10.1163/156853997X00386</w:t>
      </w:r>
    </w:p>
    <w:p w14:paraId="2890FA2A" w14:textId="77777777" w:rsidR="00672999" w:rsidRDefault="00672999" w:rsidP="00672999">
      <w:pPr>
        <w:pStyle w:val="Bibliography"/>
      </w:pPr>
      <w:r>
        <w:t xml:space="preserve">Bercovitch, F. B., &amp; Ziegler, T. E. (2002). Current Topics in Primate Socioendocrinology. </w:t>
      </w:r>
      <w:r>
        <w:rPr>
          <w:i/>
          <w:iCs/>
        </w:rPr>
        <w:t>Annual Review of Anthropology</w:t>
      </w:r>
      <w:r>
        <w:t xml:space="preserve">, </w:t>
      </w:r>
      <w:r>
        <w:rPr>
          <w:i/>
          <w:iCs/>
        </w:rPr>
        <w:t>31</w:t>
      </w:r>
      <w:r>
        <w:t>(1), 45–67. https://doi.org/10.1146/annurev.anthro.31.040202.105553</w:t>
      </w:r>
    </w:p>
    <w:p w14:paraId="5CD9E629" w14:textId="77777777" w:rsidR="00672999" w:rsidRDefault="00672999" w:rsidP="00672999">
      <w:pPr>
        <w:pStyle w:val="Bibliography"/>
      </w:pPr>
      <w:r>
        <w:lastRenderedPageBreak/>
        <w:t xml:space="preserve">Cameron, E. Z., Setsaas, T. H., &amp; Linklater, W. L. (2009). Social bonds between unrelated females increase reproductive success in feral horses. </w:t>
      </w:r>
      <w:r>
        <w:rPr>
          <w:i/>
          <w:iCs/>
        </w:rPr>
        <w:t>Proceedings of the National Academy of Sciences</w:t>
      </w:r>
      <w:r>
        <w:t xml:space="preserve">, </w:t>
      </w:r>
      <w:r>
        <w:rPr>
          <w:i/>
          <w:iCs/>
        </w:rPr>
        <w:t>106</w:t>
      </w:r>
      <w:r>
        <w:t>(33), 13850–13853. https://doi.org/10.1073/pnas.0900639106</w:t>
      </w:r>
    </w:p>
    <w:p w14:paraId="2E5FA8FC" w14:textId="77777777" w:rsidR="00672999" w:rsidRDefault="00672999" w:rsidP="00672999">
      <w:pPr>
        <w:pStyle w:val="Bibliography"/>
      </w:pPr>
      <w:r>
        <w:t xml:space="preserve">Castles, D. L., &amp; Whiten, A. (1998). Post-conflict Behaviour of Wild Olive Baboons. II. Stress and Self-directed Behaviour. </w:t>
      </w:r>
      <w:r>
        <w:rPr>
          <w:i/>
          <w:iCs/>
        </w:rPr>
        <w:t>Ethology</w:t>
      </w:r>
      <w:r>
        <w:t xml:space="preserve">, </w:t>
      </w:r>
      <w:r>
        <w:rPr>
          <w:i/>
          <w:iCs/>
        </w:rPr>
        <w:t>104</w:t>
      </w:r>
      <w:r>
        <w:t>(2), 148–160. https://doi.org/10.1111/j.1439-0310.1998.tb00058.x</w:t>
      </w:r>
    </w:p>
    <w:p w14:paraId="26E28937" w14:textId="77777777" w:rsidR="00672999" w:rsidRDefault="00672999" w:rsidP="00672999">
      <w:pPr>
        <w:pStyle w:val="Bibliography"/>
      </w:pPr>
      <w:r>
        <w:t xml:space="preserve">Castles, D. L., Whiten, A., &amp; Aureli, F. (1999). Social anxiety, relationships and self-directed behaviour among wild female olive baboons. </w:t>
      </w:r>
      <w:r>
        <w:rPr>
          <w:i/>
          <w:iCs/>
        </w:rPr>
        <w:t>Animal Behaviour</w:t>
      </w:r>
      <w:r>
        <w:t xml:space="preserve">, </w:t>
      </w:r>
      <w:r>
        <w:rPr>
          <w:i/>
          <w:iCs/>
        </w:rPr>
        <w:t>58</w:t>
      </w:r>
      <w:r>
        <w:t>(6), 1207–1215. https://doi.org/10.1006/anbe.1999.1250</w:t>
      </w:r>
    </w:p>
    <w:p w14:paraId="5BB6C943" w14:textId="77777777" w:rsidR="00672999" w:rsidRDefault="00672999" w:rsidP="00672999">
      <w:pPr>
        <w:pStyle w:val="Bibliography"/>
      </w:pPr>
      <w:r>
        <w:t>Cheney, D. L., &amp; Seyfarth, R. M. (2009). Chapter 1 Stress and Coping Mechanisms in Female Primates. In B.-A. in the S. of Behavior (Ed.) (Vol. 39, pp. 1–44). Academic Press. Retrieved from http://www.sciencedirect.com/science/article/pii/S0065345409390014</w:t>
      </w:r>
    </w:p>
    <w:p w14:paraId="0E53F7B8" w14:textId="77777777" w:rsidR="00672999" w:rsidRDefault="00672999" w:rsidP="00672999">
      <w:pPr>
        <w:pStyle w:val="Bibliography"/>
      </w:pPr>
      <w:r>
        <w:t xml:space="preserve">Clutton-Brock, T. H., Albon, S. D., &amp; Guinness, F. E. (1989). Fitness costs of gestation and lactation in wild mammals. </w:t>
      </w:r>
      <w:r>
        <w:rPr>
          <w:i/>
          <w:iCs/>
        </w:rPr>
        <w:t>Nature</w:t>
      </w:r>
      <w:r>
        <w:t xml:space="preserve">, </w:t>
      </w:r>
      <w:r>
        <w:rPr>
          <w:i/>
          <w:iCs/>
        </w:rPr>
        <w:t>337</w:t>
      </w:r>
      <w:r>
        <w:t>(6204), 260–262. https://doi.org/10.1038/337260a0</w:t>
      </w:r>
    </w:p>
    <w:p w14:paraId="4653024B" w14:textId="77777777" w:rsidR="00672999" w:rsidRDefault="00672999" w:rsidP="00672999">
      <w:pPr>
        <w:pStyle w:val="Bibliography"/>
      </w:pPr>
      <w:r>
        <w:t xml:space="preserve">Creel, S. (2001). Social dominance and stress hormones. </w:t>
      </w:r>
      <w:r>
        <w:rPr>
          <w:i/>
          <w:iCs/>
        </w:rPr>
        <w:t>Trends in Ecology &amp; Evolution</w:t>
      </w:r>
      <w:r>
        <w:t xml:space="preserve">, </w:t>
      </w:r>
      <w:r>
        <w:rPr>
          <w:i/>
          <w:iCs/>
        </w:rPr>
        <w:t>16</w:t>
      </w:r>
      <w:r>
        <w:t>(9), 491–497. https://doi.org/10.1016/S0169-5347(01)02227-3</w:t>
      </w:r>
    </w:p>
    <w:p w14:paraId="798BD6C7" w14:textId="77777777" w:rsidR="00672999" w:rsidRDefault="00672999" w:rsidP="00672999">
      <w:pPr>
        <w:pStyle w:val="Bibliography"/>
      </w:pPr>
      <w:r>
        <w:t xml:space="preserve">Del Giudice, M., Ellis, B. J., &amp; Shirtcliff, E. A. (2011). The Adaptive Calibration Model of stress responsivity. </w:t>
      </w:r>
      <w:r>
        <w:rPr>
          <w:i/>
          <w:iCs/>
        </w:rPr>
        <w:t>Neuroscience &amp; Biobehavioral Reviews</w:t>
      </w:r>
      <w:r>
        <w:t xml:space="preserve">, </w:t>
      </w:r>
      <w:r>
        <w:rPr>
          <w:i/>
          <w:iCs/>
        </w:rPr>
        <w:t>35</w:t>
      </w:r>
      <w:r>
        <w:t>(7), 1562–1592. https://doi.org/10.1016/j.neubiorev.2010.11.007</w:t>
      </w:r>
    </w:p>
    <w:p w14:paraId="04BB80D7" w14:textId="77777777" w:rsidR="00672999" w:rsidRDefault="00672999" w:rsidP="00672999">
      <w:pPr>
        <w:pStyle w:val="Bibliography"/>
      </w:pPr>
      <w:r>
        <w:t xml:space="preserve">Elder, C. M., &amp; Menzel, C. R. (2001). Dissociation of cortisol and behavioral indicators of stress in an orangutan (Pongo pygmaeus) during a computerized task. </w:t>
      </w:r>
      <w:r>
        <w:rPr>
          <w:i/>
          <w:iCs/>
        </w:rPr>
        <w:t>Primates</w:t>
      </w:r>
      <w:r>
        <w:t xml:space="preserve">, </w:t>
      </w:r>
      <w:r>
        <w:rPr>
          <w:i/>
          <w:iCs/>
        </w:rPr>
        <w:t>42</w:t>
      </w:r>
      <w:r>
        <w:t>(4), 345–357. https://doi.org/10.1007/BF02629625</w:t>
      </w:r>
    </w:p>
    <w:p w14:paraId="284A64FD" w14:textId="77777777" w:rsidR="00672999" w:rsidRDefault="00672999" w:rsidP="00672999">
      <w:pPr>
        <w:pStyle w:val="Bibliography"/>
      </w:pPr>
      <w:r>
        <w:t xml:space="preserve">Ellis, J. J., MacLarnon, A. M., Heistermann, M., &amp; Semple, S. (2011). The Social Correlates of Self-Directed Behaviour and Faecal Glucocorticoid Levels Among Adult Male Olive Baboons (Papio hamadryas </w:t>
      </w:r>
      <w:r>
        <w:lastRenderedPageBreak/>
        <w:t xml:space="preserve">anubis) in Gashaka-Gumti National Park, Nigeria. </w:t>
      </w:r>
      <w:r>
        <w:rPr>
          <w:i/>
          <w:iCs/>
        </w:rPr>
        <w:t>African Zoology</w:t>
      </w:r>
      <w:r>
        <w:t xml:space="preserve">, </w:t>
      </w:r>
      <w:r>
        <w:rPr>
          <w:i/>
          <w:iCs/>
        </w:rPr>
        <w:t>46</w:t>
      </w:r>
      <w:r>
        <w:t>(2), 302–308. https://doi.org/10.3377/004.046.0209</w:t>
      </w:r>
    </w:p>
    <w:p w14:paraId="4911102E" w14:textId="77777777" w:rsidR="00672999" w:rsidRDefault="00672999" w:rsidP="00672999">
      <w:pPr>
        <w:pStyle w:val="Bibliography"/>
      </w:pPr>
      <w:r>
        <w:t xml:space="preserve">Emery Thompson, M. (2017). Energetics of feeding, social behavior, and life history in non-human primates. </w:t>
      </w:r>
      <w:r>
        <w:rPr>
          <w:i/>
          <w:iCs/>
        </w:rPr>
        <w:t>Hormones and Behavior</w:t>
      </w:r>
      <w:r>
        <w:t xml:space="preserve">, </w:t>
      </w:r>
      <w:r>
        <w:rPr>
          <w:i/>
          <w:iCs/>
        </w:rPr>
        <w:t>91</w:t>
      </w:r>
      <w:r>
        <w:t>, 84–96. https://doi.org/10.1016/j.yhbeh.2016.08.009</w:t>
      </w:r>
    </w:p>
    <w:p w14:paraId="2EA69F7C" w14:textId="77777777" w:rsidR="00672999" w:rsidRDefault="00672999" w:rsidP="00672999">
      <w:pPr>
        <w:pStyle w:val="Bibliography"/>
      </w:pPr>
      <w:r>
        <w:t xml:space="preserve">Emery Thompson, M., Muller, M. N., Kahlenberg, S. M., &amp; Wrangham, R. W. (2010). Dynamics of social and energetic stress in wild female chimpanzees. </w:t>
      </w:r>
      <w:r>
        <w:rPr>
          <w:i/>
          <w:iCs/>
        </w:rPr>
        <w:t>Hormones and Behavior</w:t>
      </w:r>
      <w:r>
        <w:t xml:space="preserve">, </w:t>
      </w:r>
      <w:r>
        <w:rPr>
          <w:i/>
          <w:iCs/>
        </w:rPr>
        <w:t>58</w:t>
      </w:r>
      <w:r>
        <w:t>(3), 440–449. https://doi.org/10.1016/j.yhbeh.2010.05.009</w:t>
      </w:r>
    </w:p>
    <w:p w14:paraId="49412BAB" w14:textId="77777777" w:rsidR="00672999" w:rsidRDefault="00672999" w:rsidP="00672999">
      <w:pPr>
        <w:pStyle w:val="Bibliography"/>
      </w:pPr>
      <w:r>
        <w:t xml:space="preserve">Engh, A. L., Beehner, J. C., Bergman, T. J., Whitten, P. L., Hoffmeier, R. R., Seyfarth, R. M., &amp; Cheney, D. L. (2006). Female hierarchy instability, male immigration and infanticide increase glucocorticoid levels in female chacma baboons. </w:t>
      </w:r>
      <w:r>
        <w:rPr>
          <w:i/>
          <w:iCs/>
        </w:rPr>
        <w:t>Animal Behaviour</w:t>
      </w:r>
      <w:r>
        <w:t xml:space="preserve">, </w:t>
      </w:r>
      <w:r>
        <w:rPr>
          <w:i/>
          <w:iCs/>
        </w:rPr>
        <w:t>71</w:t>
      </w:r>
      <w:r>
        <w:t>(5), 1227–1237. https://doi.org/10.1016/j.anbehav.2005.11.009</w:t>
      </w:r>
    </w:p>
    <w:p w14:paraId="64350DDE" w14:textId="77777777" w:rsidR="00672999" w:rsidRDefault="00672999" w:rsidP="00672999">
      <w:pPr>
        <w:pStyle w:val="Bibliography"/>
      </w:pPr>
      <w:r>
        <w:t xml:space="preserve">Fox, E. A. (2002). Female tactics to reduce sexual harassment in the Sumatran orangutan (Pongo pygmaeus abelii). </w:t>
      </w:r>
      <w:r>
        <w:rPr>
          <w:i/>
          <w:iCs/>
        </w:rPr>
        <w:t>Behavioral Ecology and Sociobiology</w:t>
      </w:r>
      <w:r>
        <w:t xml:space="preserve">, </w:t>
      </w:r>
      <w:r>
        <w:rPr>
          <w:i/>
          <w:iCs/>
        </w:rPr>
        <w:t>52</w:t>
      </w:r>
      <w:r>
        <w:t>(2), 93–101. https://doi.org/10.1007/s00265-002-0495-x</w:t>
      </w:r>
    </w:p>
    <w:p w14:paraId="6261FA2D" w14:textId="77777777" w:rsidR="00672999" w:rsidRDefault="00672999" w:rsidP="00672999">
      <w:pPr>
        <w:pStyle w:val="Bibliography"/>
      </w:pPr>
      <w:r>
        <w:t xml:space="preserve">Galdikas, B. M. F. (1985a). Orangutan sociality at Tanjung Puting. </w:t>
      </w:r>
      <w:r>
        <w:rPr>
          <w:i/>
          <w:iCs/>
        </w:rPr>
        <w:t>American Journal of Primatology</w:t>
      </w:r>
      <w:r>
        <w:t xml:space="preserve">, </w:t>
      </w:r>
      <w:r>
        <w:rPr>
          <w:i/>
          <w:iCs/>
        </w:rPr>
        <w:t>9</w:t>
      </w:r>
      <w:r>
        <w:t>(2), 101–119. https://doi.org/10.1002/ajp.1350090204</w:t>
      </w:r>
    </w:p>
    <w:p w14:paraId="63C78C34" w14:textId="77777777" w:rsidR="00672999" w:rsidRDefault="00672999" w:rsidP="00672999">
      <w:pPr>
        <w:pStyle w:val="Bibliography"/>
      </w:pPr>
      <w:r>
        <w:t xml:space="preserve">Galdikas, B. M. F. (1985b). Subadult male orangutan sociality and reproductive behavior at Tanjung Puting. </w:t>
      </w:r>
      <w:r>
        <w:rPr>
          <w:i/>
          <w:iCs/>
        </w:rPr>
        <w:t>American Journal of Primatology</w:t>
      </w:r>
      <w:r>
        <w:t xml:space="preserve">, </w:t>
      </w:r>
      <w:r>
        <w:rPr>
          <w:i/>
          <w:iCs/>
        </w:rPr>
        <w:t>8</w:t>
      </w:r>
      <w:r>
        <w:t>(2), 87–99. https://doi.org/10.1002/ajp.1350080202</w:t>
      </w:r>
    </w:p>
    <w:p w14:paraId="795A8A64" w14:textId="77777777" w:rsidR="00672999" w:rsidRDefault="00672999" w:rsidP="00672999">
      <w:pPr>
        <w:pStyle w:val="Bibliography"/>
      </w:pPr>
      <w:r>
        <w:t xml:space="preserve">Galdikas, B. M. F. (1995). Social and reproductive behavior of wild adolescent female orangutans. In R. D. Nadler, B. M. F. Galdikas, L. K. Sheeran, &amp; N. Rosen (Eds.), </w:t>
      </w:r>
      <w:r>
        <w:rPr>
          <w:i/>
          <w:iCs/>
        </w:rPr>
        <w:t>The Neglected Ape</w:t>
      </w:r>
      <w:r>
        <w:t xml:space="preserve"> (pp. 163–182). New York: Plenum Press.</w:t>
      </w:r>
    </w:p>
    <w:p w14:paraId="217C26ED" w14:textId="77777777" w:rsidR="00672999" w:rsidRDefault="00672999" w:rsidP="00672999">
      <w:pPr>
        <w:pStyle w:val="Bibliography"/>
      </w:pPr>
      <w:r>
        <w:t xml:space="preserve">Gittleman, J. L., &amp; Thompson, S. D. (1988). Energy Allocation in Mammalian Reproduction. </w:t>
      </w:r>
      <w:r>
        <w:rPr>
          <w:i/>
          <w:iCs/>
        </w:rPr>
        <w:t>Integrative and Comparative Biology</w:t>
      </w:r>
      <w:r>
        <w:t xml:space="preserve">, </w:t>
      </w:r>
      <w:r>
        <w:rPr>
          <w:i/>
          <w:iCs/>
        </w:rPr>
        <w:t>28</w:t>
      </w:r>
      <w:r>
        <w:t>(3), 863–875. https://doi.org/10.1093/icb/28.3.863</w:t>
      </w:r>
    </w:p>
    <w:p w14:paraId="32EE0AAB" w14:textId="77777777" w:rsidR="00672999" w:rsidRDefault="00672999" w:rsidP="00672999">
      <w:pPr>
        <w:pStyle w:val="Bibliography"/>
      </w:pPr>
      <w:r>
        <w:lastRenderedPageBreak/>
        <w:t xml:space="preserve">Greca, A. M. L., &amp; Harrison, H. M. (2005). Adolescent Peer Relations, Friendships, and Romantic Relationships: Do They Predict Social Anxiety and Depression? </w:t>
      </w:r>
      <w:r>
        <w:rPr>
          <w:i/>
          <w:iCs/>
        </w:rPr>
        <w:t>Journal of Clinical Child &amp; Adolescent Psychology</w:t>
      </w:r>
      <w:r>
        <w:t xml:space="preserve">, </w:t>
      </w:r>
      <w:r>
        <w:rPr>
          <w:i/>
          <w:iCs/>
        </w:rPr>
        <w:t>34</w:t>
      </w:r>
      <w:r>
        <w:t>(1), 49–61. https://doi.org/10.1207/s15374424jccp3401_5</w:t>
      </w:r>
    </w:p>
    <w:p w14:paraId="711C2147" w14:textId="77777777" w:rsidR="00672999" w:rsidRDefault="00672999" w:rsidP="00672999">
      <w:pPr>
        <w:pStyle w:val="Bibliography"/>
      </w:pPr>
      <w:r>
        <w:t xml:space="preserve">Higham, J. P., MacLarnon, A. M., Heistermann, M., Ross, C., &amp; Semple, S. (2009). Rates of self-directed behaviour and faecal glucocorticoid levels are not correlated in female wild olive baboons (Papio hamadryas anubis). </w:t>
      </w:r>
      <w:r>
        <w:rPr>
          <w:i/>
          <w:iCs/>
        </w:rPr>
        <w:t>Stress</w:t>
      </w:r>
      <w:r>
        <w:t xml:space="preserve">, </w:t>
      </w:r>
      <w:r>
        <w:rPr>
          <w:i/>
          <w:iCs/>
        </w:rPr>
        <w:t>12</w:t>
      </w:r>
      <w:r>
        <w:t>(6), 526–532. https://doi.org/10.3109/10253890902756565</w:t>
      </w:r>
    </w:p>
    <w:p w14:paraId="5F3594DB" w14:textId="77777777" w:rsidR="00672999" w:rsidRDefault="00672999" w:rsidP="00672999">
      <w:pPr>
        <w:pStyle w:val="Bibliography"/>
      </w:pPr>
      <w:r>
        <w:t xml:space="preserve">Johnson, A. E., Knott, C. D., Pamungkas, B., Pasaribu, M., &amp; Marshall, A. J. (2005). A survey of the orangutan (Pongo pygmaeus wurmbii) population in and around Gunung Palung National Park, West Kalimantan, Indonesia based on nest counts. </w:t>
      </w:r>
      <w:r>
        <w:rPr>
          <w:i/>
          <w:iCs/>
        </w:rPr>
        <w:t>Biological Conservation</w:t>
      </w:r>
      <w:r>
        <w:t xml:space="preserve">, </w:t>
      </w:r>
      <w:r>
        <w:rPr>
          <w:i/>
          <w:iCs/>
        </w:rPr>
        <w:t>121</w:t>
      </w:r>
      <w:r>
        <w:t>(4), 495–507. https://doi.org/10.1016/j.biocon.2004.06.002</w:t>
      </w:r>
    </w:p>
    <w:p w14:paraId="259C7D56" w14:textId="77777777" w:rsidR="00672999" w:rsidRDefault="00672999" w:rsidP="00672999">
      <w:pPr>
        <w:pStyle w:val="Bibliography"/>
      </w:pPr>
      <w:r>
        <w:t xml:space="preserve">Kahlenberg, S. M., Thompson, M. E., Muller, M. N., &amp; Wrangham, R. W. (2008). Immigration costs for female chimpanzees and male protection as an immigrant counterstrategy to intrasexual aggression. </w:t>
      </w:r>
      <w:r>
        <w:rPr>
          <w:i/>
          <w:iCs/>
        </w:rPr>
        <w:t>Animal Behaviour</w:t>
      </w:r>
      <w:r>
        <w:t xml:space="preserve">, </w:t>
      </w:r>
      <w:r>
        <w:rPr>
          <w:i/>
          <w:iCs/>
        </w:rPr>
        <w:t>76</w:t>
      </w:r>
      <w:r>
        <w:t>(5), 1497–1509. https://doi.org/10.1016/j.anbehav.2008.05.029</w:t>
      </w:r>
    </w:p>
    <w:p w14:paraId="7F8115AB" w14:textId="77777777" w:rsidR="00672999" w:rsidRDefault="00672999" w:rsidP="00672999">
      <w:pPr>
        <w:pStyle w:val="Bibliography"/>
      </w:pPr>
      <w:r>
        <w:t xml:space="preserve">Knott, C., Beaudrot, L., Snaith, T., White, S., Tschauner, H., &amp; Planansky, G. (2008). Female-Female Competition in Bornean Orangutans. </w:t>
      </w:r>
      <w:r>
        <w:rPr>
          <w:i/>
          <w:iCs/>
        </w:rPr>
        <w:t>International Journal of Primatology</w:t>
      </w:r>
      <w:r>
        <w:t xml:space="preserve">, </w:t>
      </w:r>
      <w:r>
        <w:rPr>
          <w:i/>
          <w:iCs/>
        </w:rPr>
        <w:t>29</w:t>
      </w:r>
      <w:r>
        <w:t>(4), 975–997. https://doi.org/10.1007/s10764-008-9278-1</w:t>
      </w:r>
    </w:p>
    <w:p w14:paraId="162941A0" w14:textId="77777777" w:rsidR="00672999" w:rsidRDefault="00672999" w:rsidP="00672999">
      <w:pPr>
        <w:pStyle w:val="Bibliography"/>
      </w:pPr>
      <w:r>
        <w:t xml:space="preserve">Knott, Cheryl D. (1997). Field collection and preservation of urine in orangutans and chimpanzees. </w:t>
      </w:r>
      <w:r>
        <w:rPr>
          <w:i/>
          <w:iCs/>
        </w:rPr>
        <w:t>Tropical Biodiversity</w:t>
      </w:r>
      <w:r>
        <w:t xml:space="preserve">, </w:t>
      </w:r>
      <w:r>
        <w:rPr>
          <w:i/>
          <w:iCs/>
        </w:rPr>
        <w:t>4</w:t>
      </w:r>
      <w:r>
        <w:t>(1), 95–102.</w:t>
      </w:r>
    </w:p>
    <w:p w14:paraId="47C75E62" w14:textId="77777777" w:rsidR="00672999" w:rsidRDefault="00672999" w:rsidP="00672999">
      <w:pPr>
        <w:pStyle w:val="Bibliography"/>
      </w:pPr>
      <w:r>
        <w:t xml:space="preserve">Knott, Cheryl D. (2004). Orangutans: The largest canopy dwellers. In M. D. Lowman &amp; H. B. Rinker (Eds.), </w:t>
      </w:r>
      <w:r>
        <w:rPr>
          <w:i/>
          <w:iCs/>
        </w:rPr>
        <w:t>Forest Canopies</w:t>
      </w:r>
      <w:r>
        <w:t xml:space="preserve"> (2nd ed., pp. 322–324). San Diego: Academic Press.</w:t>
      </w:r>
    </w:p>
    <w:p w14:paraId="467CA57A" w14:textId="77777777" w:rsidR="00672999" w:rsidRDefault="00672999" w:rsidP="00672999">
      <w:pPr>
        <w:pStyle w:val="Bibliography"/>
      </w:pPr>
      <w:r>
        <w:t xml:space="preserve">Knott, Cheryl Denise, Emery Thompson, M., Stumpf, R. M., &amp; McIntyre, M. H. (2009). Female reproductive strategies in orangutans, evidence for female choice and counterstrategies to </w:t>
      </w:r>
      <w:r>
        <w:lastRenderedPageBreak/>
        <w:t xml:space="preserve">infanticide in a species with frequent sexual coercion. </w:t>
      </w:r>
      <w:r>
        <w:rPr>
          <w:i/>
          <w:iCs/>
        </w:rPr>
        <w:t>Proceedings of the Royal Society B: Biological Sciences</w:t>
      </w:r>
      <w:r>
        <w:t>. https://doi.org/10.1098/rspb.2009.1552</w:t>
      </w:r>
    </w:p>
    <w:p w14:paraId="36E504ED" w14:textId="77777777" w:rsidR="00672999" w:rsidRDefault="00672999" w:rsidP="00672999">
      <w:pPr>
        <w:pStyle w:val="Bibliography"/>
      </w:pPr>
      <w:r>
        <w:t xml:space="preserve">Kutsukake, N. (2003). Assessing Relationship Quality and Social Anxiety Among Wild Chimpanzees Using Self-Directed Behaviour. </w:t>
      </w:r>
      <w:r>
        <w:rPr>
          <w:i/>
          <w:iCs/>
        </w:rPr>
        <w:t>Behaviour</w:t>
      </w:r>
      <w:r>
        <w:t xml:space="preserve">, </w:t>
      </w:r>
      <w:r>
        <w:rPr>
          <w:i/>
          <w:iCs/>
        </w:rPr>
        <w:t>140</w:t>
      </w:r>
      <w:r>
        <w:t>(8), 1153–1171. https://doi.org/10.1163/156853903322589687</w:t>
      </w:r>
    </w:p>
    <w:p w14:paraId="0AFAB624" w14:textId="77777777" w:rsidR="00672999" w:rsidRDefault="00672999" w:rsidP="00672999">
      <w:pPr>
        <w:pStyle w:val="Bibliography"/>
      </w:pPr>
      <w:r>
        <w:t xml:space="preserve">Maestripieri, D., Schino, G., Aureli, F., &amp; Troisi, A. (1992). A modest proposal: displacement activities as an indicator of emotions in primates. </w:t>
      </w:r>
      <w:r>
        <w:rPr>
          <w:i/>
          <w:iCs/>
        </w:rPr>
        <w:t>Animal Behaviour</w:t>
      </w:r>
      <w:r>
        <w:t xml:space="preserve">, </w:t>
      </w:r>
      <w:r>
        <w:rPr>
          <w:i/>
          <w:iCs/>
        </w:rPr>
        <w:t>44</w:t>
      </w:r>
      <w:r>
        <w:t>(5), 967–979. https://doi.org/10.1016/S0003-3472(05)80592-5</w:t>
      </w:r>
    </w:p>
    <w:p w14:paraId="4F2A45D7" w14:textId="77777777" w:rsidR="00672999" w:rsidRDefault="00672999" w:rsidP="00672999">
      <w:pPr>
        <w:pStyle w:val="Bibliography"/>
      </w:pPr>
      <w:r>
        <w:t xml:space="preserve">Maggioncalda, A. N., Czekala, N. M., &amp; Sapolsky, R. M. (2002). Male orangutan subadulthood: A new twist on the relationship between chronic stress and developmental arrest. </w:t>
      </w:r>
      <w:r>
        <w:rPr>
          <w:i/>
          <w:iCs/>
        </w:rPr>
        <w:t>American Journal of Physical Anthropology</w:t>
      </w:r>
      <w:r>
        <w:t xml:space="preserve">, </w:t>
      </w:r>
      <w:r>
        <w:rPr>
          <w:i/>
          <w:iCs/>
        </w:rPr>
        <w:t>118</w:t>
      </w:r>
      <w:r>
        <w:t>(1), 25–32. https://doi.org/10.1002/ajpa.10074</w:t>
      </w:r>
    </w:p>
    <w:p w14:paraId="23C61CE1" w14:textId="77777777" w:rsidR="00672999" w:rsidRDefault="00672999" w:rsidP="00672999">
      <w:pPr>
        <w:pStyle w:val="Bibliography"/>
      </w:pPr>
      <w:r>
        <w:t xml:space="preserve">Manson, J. H., &amp; Perry, S. (2000). Correlates of Self-Directed Behaviour in Wild White-Faced Capuchins. </w:t>
      </w:r>
      <w:r>
        <w:rPr>
          <w:i/>
          <w:iCs/>
        </w:rPr>
        <w:t>Ethology</w:t>
      </w:r>
      <w:r>
        <w:t xml:space="preserve">, </w:t>
      </w:r>
      <w:r>
        <w:rPr>
          <w:i/>
          <w:iCs/>
        </w:rPr>
        <w:t>106</w:t>
      </w:r>
      <w:r>
        <w:t>(4), 301–317. https://doi.org/10.1046/j.1439-0310.2000.00527.x</w:t>
      </w:r>
    </w:p>
    <w:p w14:paraId="024E9A11" w14:textId="77777777" w:rsidR="00672999" w:rsidRDefault="00672999" w:rsidP="00672999">
      <w:pPr>
        <w:pStyle w:val="Bibliography"/>
      </w:pPr>
      <w:r>
        <w:t xml:space="preserve">Marshall, A.J., Ancrenaz, M., Brearley, F.Q., Fredriksson, G.M., Ghaffar, N., Heydon, M., Husson, S.J., Leighton, M., McConkey, K.R., Morrogh-Bernard, H.C. and Proctor, J. (2009). The effects of forest phenology and floristics on populations of Bornean and Sumatran orangutans. In </w:t>
      </w:r>
      <w:r>
        <w:rPr>
          <w:i/>
          <w:iCs/>
        </w:rPr>
        <w:t>Orangutans: Geographic variation in behavioral ecology and conservation</w:t>
      </w:r>
      <w:r>
        <w:t xml:space="preserve"> (pp. 97–117). Oxford: Oxford University Press,.</w:t>
      </w:r>
    </w:p>
    <w:p w14:paraId="1C7925BE" w14:textId="77777777" w:rsidR="00672999" w:rsidRDefault="00672999" w:rsidP="00672999">
      <w:pPr>
        <w:pStyle w:val="Bibliography"/>
      </w:pPr>
      <w:r>
        <w:t xml:space="preserve">Marzec, A. M., Kunz, J. A., Falkner, S., Suci, S., Atmoko, U., Alavi, S. E., … van Schaik, C. P. (2016). The dark side of the red ape: male-mediated lethal female competition in Bornean orangutans. </w:t>
      </w:r>
      <w:r>
        <w:rPr>
          <w:i/>
          <w:iCs/>
        </w:rPr>
        <w:t>Behavioral Ecology and Sociobiology</w:t>
      </w:r>
      <w:r>
        <w:t xml:space="preserve">, </w:t>
      </w:r>
      <w:r>
        <w:rPr>
          <w:i/>
          <w:iCs/>
        </w:rPr>
        <w:t>70</w:t>
      </w:r>
      <w:r>
        <w:t>(4), 459.</w:t>
      </w:r>
    </w:p>
    <w:p w14:paraId="6EA999E7" w14:textId="77777777" w:rsidR="00672999" w:rsidRDefault="00672999" w:rsidP="00672999">
      <w:pPr>
        <w:pStyle w:val="Bibliography"/>
      </w:pPr>
      <w:r>
        <w:t xml:space="preserve">Mitani, J. C., Grether, G. F., Rodman, P. S., &amp; Priatna, D. (1991). Association among wild orang-utans: sociality, passive aggregations or chance? </w:t>
      </w:r>
      <w:r>
        <w:rPr>
          <w:i/>
          <w:iCs/>
        </w:rPr>
        <w:t>Animal Behaviour</w:t>
      </w:r>
      <w:r>
        <w:t xml:space="preserve">, </w:t>
      </w:r>
      <w:r>
        <w:rPr>
          <w:i/>
          <w:iCs/>
        </w:rPr>
        <w:t>42</w:t>
      </w:r>
      <w:r>
        <w:t>(1), 33–46. https://doi.org/10.1016/S0003-3472(05)80603-7</w:t>
      </w:r>
    </w:p>
    <w:p w14:paraId="7B822661" w14:textId="77777777" w:rsidR="00672999" w:rsidRDefault="00672999" w:rsidP="00672999">
      <w:pPr>
        <w:pStyle w:val="Bibliography"/>
      </w:pPr>
      <w:r>
        <w:lastRenderedPageBreak/>
        <w:t xml:space="preserve">Mitra Setia, T., Delgado, R. A., Utami Atmoko, S. S., Singleton, I., &amp; Van Schaik, C. P. (2009). Social organization and male-female relationships. In S. A. Wich, S. S. Utami Atmoko, T. Mitra Setia, &amp; C. P. Van Schaik (Eds.), </w:t>
      </w:r>
      <w:r>
        <w:rPr>
          <w:i/>
          <w:iCs/>
        </w:rPr>
        <w:t>Orangutans: Geographic variation in behavioral ecology and conservation</w:t>
      </w:r>
      <w:r>
        <w:t xml:space="preserve"> (pp. 245–253). Oxford: Oxford University Press.</w:t>
      </w:r>
    </w:p>
    <w:p w14:paraId="4B0753FE" w14:textId="77777777" w:rsidR="00672999" w:rsidRDefault="00672999" w:rsidP="00672999">
      <w:pPr>
        <w:pStyle w:val="Bibliography"/>
      </w:pPr>
      <w:r>
        <w:t xml:space="preserve">O’Connell, C. A. (2018). </w:t>
      </w:r>
      <w:r>
        <w:rPr>
          <w:i/>
          <w:iCs/>
        </w:rPr>
        <w:t>The costs and benefits of sociality explored in wild Bornean orangutans (Pongo pygmaeus wurmbii)</w:t>
      </w:r>
      <w:r>
        <w:t xml:space="preserve"> (Dissertation). Boston University.</w:t>
      </w:r>
    </w:p>
    <w:p w14:paraId="732E21BE" w14:textId="77777777" w:rsidR="00672999" w:rsidRDefault="00672999" w:rsidP="00672999">
      <w:pPr>
        <w:pStyle w:val="Bibliography"/>
      </w:pPr>
      <w:r>
        <w:t xml:space="preserve">O’Connell, C. A., &amp; Knott, C. D. (2015). Behavioral flexibility in orangutans: How sociality is modulated at different levels by fruit availability, demographics, and life history in a wild population on Borneo. </w:t>
      </w:r>
      <w:r>
        <w:rPr>
          <w:i/>
          <w:iCs/>
        </w:rPr>
        <w:t>American Journal of Physical Anthropology</w:t>
      </w:r>
      <w:r>
        <w:t xml:space="preserve">, </w:t>
      </w:r>
      <w:r>
        <w:rPr>
          <w:i/>
          <w:iCs/>
        </w:rPr>
        <w:t>156</w:t>
      </w:r>
      <w:r>
        <w:t>(S60), 239.</w:t>
      </w:r>
    </w:p>
    <w:p w14:paraId="4BD17A7F" w14:textId="77777777" w:rsidR="00672999" w:rsidRDefault="00672999" w:rsidP="00672999">
      <w:pPr>
        <w:pStyle w:val="Bibliography"/>
      </w:pPr>
      <w:r>
        <w:t xml:space="preserve">O’Connell, C. A., &amp; Knott, C. D. (2018). Social party initiation, maintenance, and affiliative interaction by adolescent female orangutans in Gunung Palung National Park, West Kalimantan, Indonesia. </w:t>
      </w:r>
      <w:r>
        <w:rPr>
          <w:i/>
          <w:iCs/>
        </w:rPr>
        <w:t>American Journal of Physical Anthropology</w:t>
      </w:r>
      <w:r>
        <w:t xml:space="preserve">, </w:t>
      </w:r>
      <w:r>
        <w:rPr>
          <w:i/>
          <w:iCs/>
        </w:rPr>
        <w:t>165</w:t>
      </w:r>
      <w:r>
        <w:t>(S66), 191.</w:t>
      </w:r>
    </w:p>
    <w:p w14:paraId="3E55395F" w14:textId="77777777" w:rsidR="00672999" w:rsidRDefault="00672999" w:rsidP="00672999">
      <w:pPr>
        <w:pStyle w:val="Bibliography"/>
      </w:pPr>
      <w:r>
        <w:t xml:space="preserve">Palagi, E., &amp; Norscia, I. (2011). Scratching around stress: Hierarchy and reconciliation make the difference in wild brown lemurs (Eulemur fulvus). </w:t>
      </w:r>
      <w:r>
        <w:rPr>
          <w:i/>
          <w:iCs/>
        </w:rPr>
        <w:t>Stress</w:t>
      </w:r>
      <w:r>
        <w:t xml:space="preserve">, </w:t>
      </w:r>
      <w:r>
        <w:rPr>
          <w:i/>
          <w:iCs/>
        </w:rPr>
        <w:t>14</w:t>
      </w:r>
      <w:r>
        <w:t>(1), 93–97. https://doi.org/10.3109/10253890.2010.505272</w:t>
      </w:r>
    </w:p>
    <w:p w14:paraId="6686C62E" w14:textId="77777777" w:rsidR="00672999" w:rsidRDefault="00672999" w:rsidP="00672999">
      <w:pPr>
        <w:pStyle w:val="Bibliography"/>
      </w:pPr>
      <w:r>
        <w:t xml:space="preserve">Peel, A. J., Vogelnest, L., Finnigan, L. G., &amp; O’Brien, J. K. (2005). Non-invasive fecal hormone analysis and behavioral observations for monitoring stress responses in captive western lowland gorillas (Gorilla gorilla gorilla). </w:t>
      </w:r>
      <w:r>
        <w:rPr>
          <w:i/>
          <w:iCs/>
        </w:rPr>
        <w:t>Zoo Biology</w:t>
      </w:r>
      <w:r>
        <w:t xml:space="preserve">, </w:t>
      </w:r>
      <w:r>
        <w:rPr>
          <w:i/>
          <w:iCs/>
        </w:rPr>
        <w:t>24</w:t>
      </w:r>
      <w:r>
        <w:t>(5), 431–446.</w:t>
      </w:r>
    </w:p>
    <w:p w14:paraId="5B6DB64A" w14:textId="77777777" w:rsidR="00672999" w:rsidRDefault="00672999" w:rsidP="00672999">
      <w:pPr>
        <w:pStyle w:val="Bibliography"/>
      </w:pPr>
      <w:r>
        <w:t xml:space="preserve">Polizzi di Sorrentino, E., Schino, G., Tiddi, B., &amp; Aureli, F. (2012). Scratching as a Window into the Emotional Responses of Wild Tufted Capuchin Monkeys. </w:t>
      </w:r>
      <w:r>
        <w:rPr>
          <w:i/>
          <w:iCs/>
        </w:rPr>
        <w:t>Ethology</w:t>
      </w:r>
      <w:r>
        <w:t xml:space="preserve">, </w:t>
      </w:r>
      <w:r>
        <w:rPr>
          <w:i/>
          <w:iCs/>
        </w:rPr>
        <w:t>118</w:t>
      </w:r>
      <w:r>
        <w:t>(11), 1072–1084. https://doi.org/10.1111/eth.12008</w:t>
      </w:r>
    </w:p>
    <w:p w14:paraId="1AF71E16" w14:textId="77777777" w:rsidR="00672999" w:rsidRDefault="00672999" w:rsidP="00672999">
      <w:pPr>
        <w:pStyle w:val="Bibliography"/>
      </w:pPr>
      <w:r>
        <w:t xml:space="preserve">Sapolsky, R. M. (2005). The Influence of Social Hierarchy on Primate Health. </w:t>
      </w:r>
      <w:r>
        <w:rPr>
          <w:i/>
          <w:iCs/>
        </w:rPr>
        <w:t>Science</w:t>
      </w:r>
      <w:r>
        <w:t xml:space="preserve">, </w:t>
      </w:r>
      <w:r>
        <w:rPr>
          <w:i/>
          <w:iCs/>
        </w:rPr>
        <w:t>308</w:t>
      </w:r>
      <w:r>
        <w:t>(5722), 648–652. https://doi.org/10.1126/science.1106477</w:t>
      </w:r>
    </w:p>
    <w:p w14:paraId="1549E65F" w14:textId="77777777" w:rsidR="00672999" w:rsidRDefault="00672999" w:rsidP="00672999">
      <w:pPr>
        <w:pStyle w:val="Bibliography"/>
      </w:pPr>
      <w:r>
        <w:lastRenderedPageBreak/>
        <w:t xml:space="preserve">Scheiber, I. B. R., Kralj, S., &amp; Kotrschal, K. (2005). Sampling Effort/Frequency Necessary to Infer Individual Acute Stress Responses from Fecal Analysis in Greylag Geese (Anser anser). </w:t>
      </w:r>
      <w:r>
        <w:rPr>
          <w:i/>
          <w:iCs/>
        </w:rPr>
        <w:t>Annals of the New York Academy of Sciences</w:t>
      </w:r>
      <w:r>
        <w:t xml:space="preserve">, </w:t>
      </w:r>
      <w:r>
        <w:rPr>
          <w:i/>
          <w:iCs/>
        </w:rPr>
        <w:t>1046</w:t>
      </w:r>
      <w:r>
        <w:t>(1), 154–167. https://doi.org/10.1196/annals.1343.012</w:t>
      </w:r>
    </w:p>
    <w:p w14:paraId="4F177CB7" w14:textId="77777777" w:rsidR="00672999" w:rsidRDefault="00672999" w:rsidP="00672999">
      <w:pPr>
        <w:pStyle w:val="Bibliography"/>
      </w:pPr>
      <w:r>
        <w:t xml:space="preserve">Schino, G., Perretta, G., Taglioni, A. M., Monaco, V., &amp; Troisi, A. (1996). Primate displacement activities as an ethopharmacological model of anxiety. </w:t>
      </w:r>
      <w:r>
        <w:rPr>
          <w:i/>
          <w:iCs/>
        </w:rPr>
        <w:t>Anxiety</w:t>
      </w:r>
      <w:r>
        <w:t xml:space="preserve">, </w:t>
      </w:r>
      <w:r>
        <w:rPr>
          <w:i/>
          <w:iCs/>
        </w:rPr>
        <w:t>2</w:t>
      </w:r>
      <w:r>
        <w:t>(4), 186–191. https://doi.org/10.1002/(SICI)1522-7154(1996)2:4&lt;186::AID-ANXI5&gt;3.0.CO;2-M</w:t>
      </w:r>
    </w:p>
    <w:p w14:paraId="531846C8" w14:textId="77777777" w:rsidR="00672999" w:rsidRDefault="00672999" w:rsidP="00672999">
      <w:pPr>
        <w:pStyle w:val="Bibliography"/>
      </w:pPr>
      <w:r>
        <w:t xml:space="preserve">Schoof, V. A., Jack, K. M., &amp; Isbell, L. A. (2009). What traits promote male parallel dispersal in primates? </w:t>
      </w:r>
      <w:r>
        <w:rPr>
          <w:i/>
          <w:iCs/>
        </w:rPr>
        <w:t>Behaviour</w:t>
      </w:r>
      <w:r>
        <w:t xml:space="preserve">, </w:t>
      </w:r>
      <w:r>
        <w:rPr>
          <w:i/>
          <w:iCs/>
        </w:rPr>
        <w:t>146</w:t>
      </w:r>
      <w:r>
        <w:t>(4), 701–726.</w:t>
      </w:r>
    </w:p>
    <w:p w14:paraId="65603960" w14:textId="77777777" w:rsidR="00672999" w:rsidRDefault="00672999" w:rsidP="00672999">
      <w:pPr>
        <w:pStyle w:val="Bibliography"/>
      </w:pPr>
      <w:r>
        <w:t xml:space="preserve">Schoof, V. a. M., &amp; Jack, K. M. (2013). The Association of Intergroup Encounters, Dominance Status, and Fecal Androgen and Glucocorticoid Profiles in Wild Male White-Faced Capuchins (Cebus capucinus). </w:t>
      </w:r>
      <w:r>
        <w:rPr>
          <w:i/>
          <w:iCs/>
        </w:rPr>
        <w:t>American Journal of Primatology</w:t>
      </w:r>
      <w:r>
        <w:t xml:space="preserve">, </w:t>
      </w:r>
      <w:r>
        <w:rPr>
          <w:i/>
          <w:iCs/>
        </w:rPr>
        <w:t>75</w:t>
      </w:r>
      <w:r>
        <w:t>(2), 107–115. https://doi.org/10.1002/ajp.22089</w:t>
      </w:r>
    </w:p>
    <w:p w14:paraId="37860618" w14:textId="77777777" w:rsidR="00672999" w:rsidRDefault="00672999" w:rsidP="00672999">
      <w:pPr>
        <w:pStyle w:val="Bibliography"/>
      </w:pPr>
      <w:r>
        <w:t xml:space="preserve">Schülke, O., Bhagavatula, J., Vigilant, L., &amp; Ostner, J. (2010). Social Bonds Enhance Reproductive Success in Male Macaques. </w:t>
      </w:r>
      <w:r>
        <w:rPr>
          <w:i/>
          <w:iCs/>
        </w:rPr>
        <w:t>Current Biology</w:t>
      </w:r>
      <w:r>
        <w:t xml:space="preserve">, </w:t>
      </w:r>
      <w:r>
        <w:rPr>
          <w:i/>
          <w:iCs/>
        </w:rPr>
        <w:t>20</w:t>
      </w:r>
      <w:r>
        <w:t>(24), 2207–2210. https://doi.org/10.1016/j.cub.2010.10.058</w:t>
      </w:r>
    </w:p>
    <w:p w14:paraId="2BA4A7FA" w14:textId="77777777" w:rsidR="00672999" w:rsidRDefault="00672999" w:rsidP="00672999">
      <w:pPr>
        <w:pStyle w:val="Bibliography"/>
      </w:pPr>
      <w:r>
        <w:t xml:space="preserve">Silk, J. B., Alberts, S. C., &amp; Altmann, J. (2003). Social Bonds of Female Baboons Enhance Infant Survival. </w:t>
      </w:r>
      <w:r>
        <w:rPr>
          <w:i/>
          <w:iCs/>
        </w:rPr>
        <w:t>Science</w:t>
      </w:r>
      <w:r>
        <w:t xml:space="preserve">, </w:t>
      </w:r>
      <w:r>
        <w:rPr>
          <w:i/>
          <w:iCs/>
        </w:rPr>
        <w:t>302</w:t>
      </w:r>
      <w:r>
        <w:t>(5648), 1231–1234. https://doi.org/10.1126/science.1088580</w:t>
      </w:r>
    </w:p>
    <w:p w14:paraId="66CCF2D1" w14:textId="77777777" w:rsidR="00672999" w:rsidRDefault="00672999" w:rsidP="00672999">
      <w:pPr>
        <w:pStyle w:val="Bibliography"/>
      </w:pPr>
      <w:r>
        <w:t xml:space="preserve">Silk, J., Cheney, D., &amp; Seyfarth, R. (2013). A practical guide to the study of social relationships. </w:t>
      </w:r>
      <w:r>
        <w:rPr>
          <w:i/>
          <w:iCs/>
        </w:rPr>
        <w:t>Evolutionary Anthropology: Issues, News, and Reviews</w:t>
      </w:r>
      <w:r>
        <w:t xml:space="preserve">, </w:t>
      </w:r>
      <w:r>
        <w:rPr>
          <w:i/>
          <w:iCs/>
        </w:rPr>
        <w:t>22</w:t>
      </w:r>
      <w:r>
        <w:t>(5), 213–225. https://doi.org/10.1002/evan.21367</w:t>
      </w:r>
    </w:p>
    <w:p w14:paraId="5F8C2353" w14:textId="77777777" w:rsidR="00672999" w:rsidRDefault="00672999" w:rsidP="00672999">
      <w:pPr>
        <w:pStyle w:val="Bibliography"/>
      </w:pPr>
      <w:r>
        <w:t xml:space="preserve">Sterck, E. H. M., Watts, D. P., &amp; Schaik, C. P. van. (1997). The evolution of female social relationships in nonhuman primates. </w:t>
      </w:r>
      <w:r>
        <w:rPr>
          <w:i/>
          <w:iCs/>
        </w:rPr>
        <w:t>Behavioral Ecology and Sociobiology</w:t>
      </w:r>
      <w:r>
        <w:t xml:space="preserve">, </w:t>
      </w:r>
      <w:r>
        <w:rPr>
          <w:i/>
          <w:iCs/>
        </w:rPr>
        <w:t>41</w:t>
      </w:r>
      <w:r>
        <w:t>(5), 291–309. https://doi.org/10.1007/s002650050390</w:t>
      </w:r>
    </w:p>
    <w:p w14:paraId="1E341A78" w14:textId="77777777" w:rsidR="00672999" w:rsidRDefault="00672999" w:rsidP="00672999">
      <w:pPr>
        <w:pStyle w:val="Bibliography"/>
      </w:pPr>
      <w:r>
        <w:lastRenderedPageBreak/>
        <w:t xml:space="preserve">Surbeck, M., Deschner, T., Weltring, A., &amp; Hohmann, G. (2012). Social correlates of variation in urinary cortisol in wild male bonobos (Pan paniscus). </w:t>
      </w:r>
      <w:r>
        <w:rPr>
          <w:i/>
          <w:iCs/>
        </w:rPr>
        <w:t>Hormones and Behavior</w:t>
      </w:r>
      <w:r>
        <w:t xml:space="preserve">, </w:t>
      </w:r>
      <w:r>
        <w:rPr>
          <w:i/>
          <w:iCs/>
        </w:rPr>
        <w:t>62</w:t>
      </w:r>
      <w:r>
        <w:t>(1), 27–35. https://doi.org/10.1016/j.yhbeh.2012.04.013</w:t>
      </w:r>
    </w:p>
    <w:p w14:paraId="4FE835F9" w14:textId="77777777" w:rsidR="00672999" w:rsidRDefault="00672999" w:rsidP="00672999">
      <w:pPr>
        <w:pStyle w:val="Bibliography"/>
      </w:pPr>
      <w:r>
        <w:t xml:space="preserve">Taussky, H. H., &amp; Kurzmann, G. (1954). A microcolorimetric determination of creatine in urine by the Jaffe reaction. </w:t>
      </w:r>
      <w:r>
        <w:rPr>
          <w:i/>
          <w:iCs/>
        </w:rPr>
        <w:t>Journal of Biological Chemistry</w:t>
      </w:r>
      <w:r>
        <w:t xml:space="preserve">, </w:t>
      </w:r>
      <w:r>
        <w:rPr>
          <w:i/>
          <w:iCs/>
        </w:rPr>
        <w:t>208</w:t>
      </w:r>
      <w:r>
        <w:t>, 853–861.</w:t>
      </w:r>
    </w:p>
    <w:p w14:paraId="1A6B7D22" w14:textId="77777777" w:rsidR="00672999" w:rsidRDefault="00672999" w:rsidP="00672999">
      <w:pPr>
        <w:pStyle w:val="Bibliography"/>
      </w:pPr>
      <w:r>
        <w:t xml:space="preserve">Thompson, M. E. (2013). Comparative Reproductive Energetics of Human and Nonhuman Primates. </w:t>
      </w:r>
      <w:r>
        <w:rPr>
          <w:i/>
          <w:iCs/>
        </w:rPr>
        <w:t>Annual Review of Anthropology</w:t>
      </w:r>
      <w:r>
        <w:t xml:space="preserve">, </w:t>
      </w:r>
      <w:r>
        <w:rPr>
          <w:i/>
          <w:iCs/>
        </w:rPr>
        <w:t>42</w:t>
      </w:r>
      <w:r>
        <w:t>(1), 287–304. https://doi.org/10.1146/annurev-anthro-092412-155530</w:t>
      </w:r>
    </w:p>
    <w:p w14:paraId="28AC3581" w14:textId="77777777" w:rsidR="00672999" w:rsidRDefault="00672999" w:rsidP="00672999">
      <w:pPr>
        <w:pStyle w:val="Bibliography"/>
      </w:pPr>
      <w:r>
        <w:t xml:space="preserve">Thompson, M. E., Muller, M. N., &amp; Wrangham, R. W. (2012). The energetics of lactation and the return to fecundity in wild chimpanzees. </w:t>
      </w:r>
      <w:r>
        <w:rPr>
          <w:i/>
          <w:iCs/>
        </w:rPr>
        <w:t>Behavioral Ecology</w:t>
      </w:r>
      <w:r>
        <w:t xml:space="preserve">, </w:t>
      </w:r>
      <w:r>
        <w:rPr>
          <w:i/>
          <w:iCs/>
        </w:rPr>
        <w:t>23</w:t>
      </w:r>
      <w:r>
        <w:t>(6), 1234–1241. https://doi.org/10.1093/beheco/ars107</w:t>
      </w:r>
    </w:p>
    <w:p w14:paraId="718D5985" w14:textId="77777777" w:rsidR="00672999" w:rsidRDefault="00672999" w:rsidP="00672999">
      <w:pPr>
        <w:pStyle w:val="Bibliography"/>
      </w:pPr>
      <w:r>
        <w:t xml:space="preserve">Troisi, A. (2002). Displacement Activities as a Behavioral Measure of Stress in Nonhuman Primates and Human Subjects. </w:t>
      </w:r>
      <w:r>
        <w:rPr>
          <w:i/>
          <w:iCs/>
        </w:rPr>
        <w:t>Stress</w:t>
      </w:r>
      <w:r>
        <w:t xml:space="preserve">, </w:t>
      </w:r>
      <w:r>
        <w:rPr>
          <w:i/>
          <w:iCs/>
        </w:rPr>
        <w:t>5</w:t>
      </w:r>
      <w:r>
        <w:t>(1), 47–54. https://doi.org/10.1080/102538902900012378</w:t>
      </w:r>
    </w:p>
    <w:p w14:paraId="56B04458" w14:textId="77777777" w:rsidR="00672999" w:rsidRDefault="00672999" w:rsidP="00672999">
      <w:pPr>
        <w:pStyle w:val="Bibliography"/>
      </w:pPr>
      <w:r>
        <w:t xml:space="preserve">Ulyan, M. J., Burrows, A. E., Buzzell, C. A., Raghanti, M. A., Marcinkiewicz, J. L., &amp; Phillips, K. A. (2006). The effects of predictable and unpredictable feeding schedules on the behavior and physiology of captive brown capuchins (Cebus apella). </w:t>
      </w:r>
      <w:r>
        <w:rPr>
          <w:i/>
          <w:iCs/>
        </w:rPr>
        <w:t>Applied Animal Behaviour Science</w:t>
      </w:r>
      <w:r>
        <w:t xml:space="preserve">, </w:t>
      </w:r>
      <w:r>
        <w:rPr>
          <w:i/>
          <w:iCs/>
        </w:rPr>
        <w:t>101</w:t>
      </w:r>
      <w:r>
        <w:t>(1), 154–160. https://doi.org/10.1016/j.applanim.2006.01.010</w:t>
      </w:r>
    </w:p>
    <w:p w14:paraId="433AB5B7" w14:textId="77777777" w:rsidR="00672999" w:rsidRDefault="00672999" w:rsidP="00672999">
      <w:pPr>
        <w:pStyle w:val="Bibliography"/>
      </w:pPr>
      <w:r>
        <w:t xml:space="preserve">Utami Atmoko, S. S., Mitra Setia, T., Goossens, B., James, S. S., Knott, C. D., Morrogh-Bernard, H., … van Noordwijk, M. A. (2009). Orangutan mating behavior and strategies. In S. A. Wich, S. S. Utami Atmoko, T. Mitra Setia, &amp; C. P. van Schaik (Eds.), </w:t>
      </w:r>
      <w:r>
        <w:rPr>
          <w:i/>
          <w:iCs/>
        </w:rPr>
        <w:t>Orangutans: Geographic variation in behavioral ecology and conservation</w:t>
      </w:r>
      <w:r>
        <w:t xml:space="preserve"> (pp. 235–244). Oxford: Oxford University Press.</w:t>
      </w:r>
    </w:p>
    <w:p w14:paraId="3E5A0DD7" w14:textId="77777777" w:rsidR="00672999" w:rsidRDefault="00672999" w:rsidP="00672999">
      <w:pPr>
        <w:pStyle w:val="Bibliography"/>
      </w:pPr>
      <w:r>
        <w:t xml:space="preserve">Utami, S. S., Wich, S. A., Sterck, E. H. M., &amp; Hooff, J. A. R. A. M. van. (1997a). Food Competition Between Wild Orangutans in Large Fig Trees. </w:t>
      </w:r>
      <w:r>
        <w:rPr>
          <w:i/>
          <w:iCs/>
        </w:rPr>
        <w:t>International Journal of Primatology</w:t>
      </w:r>
      <w:r>
        <w:t xml:space="preserve">, </w:t>
      </w:r>
      <w:r>
        <w:rPr>
          <w:i/>
          <w:iCs/>
        </w:rPr>
        <w:t>18</w:t>
      </w:r>
      <w:r>
        <w:t>(6), 909–927. https://doi.org/10.1023/A:1026392012922</w:t>
      </w:r>
    </w:p>
    <w:p w14:paraId="1FD1BB36" w14:textId="77777777" w:rsidR="00672999" w:rsidRDefault="00672999" w:rsidP="00672999">
      <w:pPr>
        <w:pStyle w:val="Bibliography"/>
      </w:pPr>
      <w:r>
        <w:lastRenderedPageBreak/>
        <w:t xml:space="preserve">Utami, S. S., Wich, S. A., Sterck, E. H. M., &amp; Hooff, J. A. R. A. M. van. (1997b). Food Competition Between Wild Orangutans in Large Fig Trees. </w:t>
      </w:r>
      <w:r>
        <w:rPr>
          <w:i/>
          <w:iCs/>
        </w:rPr>
        <w:t>International Journal of Primatology</w:t>
      </w:r>
      <w:r>
        <w:t xml:space="preserve">, </w:t>
      </w:r>
      <w:r>
        <w:rPr>
          <w:i/>
          <w:iCs/>
        </w:rPr>
        <w:t>18</w:t>
      </w:r>
      <w:r>
        <w:t>(6), 909–927. https://doi.org/10.1023/A:1026392012922</w:t>
      </w:r>
    </w:p>
    <w:p w14:paraId="4C07D2BE" w14:textId="77777777" w:rsidR="00672999" w:rsidRDefault="00672999" w:rsidP="00672999">
      <w:pPr>
        <w:pStyle w:val="Bibliography"/>
      </w:pPr>
      <w:r>
        <w:t xml:space="preserve">van Noordwijk, M. A. van, Arora, N., Willems, E. P., Dunkel, L. P., Amda, R. N., Mardianah, N., … Schaik, C. P. van. (2012). Female philopatry and its social benefits among Bornean orangutans. </w:t>
      </w:r>
      <w:r>
        <w:rPr>
          <w:i/>
          <w:iCs/>
        </w:rPr>
        <w:t>Behavioral Ecology and Sociobiology</w:t>
      </w:r>
      <w:r>
        <w:t xml:space="preserve">, </w:t>
      </w:r>
      <w:r>
        <w:rPr>
          <w:i/>
          <w:iCs/>
        </w:rPr>
        <w:t>66</w:t>
      </w:r>
      <w:r>
        <w:t>(6), 823–834. https://doi.org/10.1007/s00265-012-1330-7</w:t>
      </w:r>
    </w:p>
    <w:p w14:paraId="632CB1D7" w14:textId="77777777" w:rsidR="00672999" w:rsidRDefault="00672999" w:rsidP="00672999">
      <w:pPr>
        <w:pStyle w:val="Bibliography"/>
      </w:pPr>
      <w:r>
        <w:t xml:space="preserve">van Schaik, C. P. (1999). The socioecology of fission-fusion sociality in Orangutans. </w:t>
      </w:r>
      <w:r>
        <w:rPr>
          <w:i/>
          <w:iCs/>
        </w:rPr>
        <w:t>Primates</w:t>
      </w:r>
      <w:r>
        <w:t xml:space="preserve">, </w:t>
      </w:r>
      <w:r>
        <w:rPr>
          <w:i/>
          <w:iCs/>
        </w:rPr>
        <w:t>40</w:t>
      </w:r>
      <w:r>
        <w:t>(1), 69–86. https://doi.org/10.1007/BF02557703</w:t>
      </w:r>
    </w:p>
    <w:p w14:paraId="44AF77BF" w14:textId="77777777" w:rsidR="00672999" w:rsidRDefault="00672999" w:rsidP="00672999">
      <w:pPr>
        <w:pStyle w:val="Bibliography"/>
      </w:pPr>
      <w:r>
        <w:t xml:space="preserve">Wasser, S. K., Hunt, K. E., Brown, J. L., Cooper, K., Crockett, C. M., Bechert, U., … Monfort, S. L. (2000). A Generalized Fecal Glucocorticoid Assay for Use in a Diverse Array of Nondomestic Mammalian and Avian Species. </w:t>
      </w:r>
      <w:r>
        <w:rPr>
          <w:i/>
          <w:iCs/>
        </w:rPr>
        <w:t>General and Comparative Endocrinology</w:t>
      </w:r>
      <w:r>
        <w:t xml:space="preserve">, </w:t>
      </w:r>
      <w:r>
        <w:rPr>
          <w:i/>
          <w:iCs/>
        </w:rPr>
        <w:t>120</w:t>
      </w:r>
      <w:r>
        <w:t>(3), 260–275. https://doi.org/10.1006/gcen.2000.7557</w:t>
      </w:r>
    </w:p>
    <w:p w14:paraId="1A91B0C8" w14:textId="77777777" w:rsidR="00672999" w:rsidRDefault="00672999" w:rsidP="00672999">
      <w:pPr>
        <w:pStyle w:val="Bibliography"/>
      </w:pPr>
      <w:r>
        <w:t xml:space="preserve">Watson, S. L., Ward, J. P., Davis, K. B., &amp; Stavisky, R. C. (1999). Scent-Marking and Cortisol Response in the Small-Eared Bushbaby (Otolemur garnettii). </w:t>
      </w:r>
      <w:r>
        <w:rPr>
          <w:i/>
          <w:iCs/>
        </w:rPr>
        <w:t>Physiology &amp; Behavior</w:t>
      </w:r>
      <w:r>
        <w:t xml:space="preserve">, </w:t>
      </w:r>
      <w:r>
        <w:rPr>
          <w:i/>
          <w:iCs/>
        </w:rPr>
        <w:t>66</w:t>
      </w:r>
      <w:r>
        <w:t>(4), 695–699. https://doi.org/10.1016/S0031-9384(99)00005-0</w:t>
      </w:r>
    </w:p>
    <w:p w14:paraId="6237ACB0" w14:textId="77777777" w:rsidR="00672999" w:rsidRDefault="00672999" w:rsidP="00672999">
      <w:pPr>
        <w:pStyle w:val="Bibliography"/>
      </w:pPr>
      <w:r>
        <w:t xml:space="preserve">Weingrill, T., Willems, E. P., Zimmermann, N., Steinmetz, H., &amp; Heistermann, M. (2011). Species-specific patterns in fecal glucocorticoid and androgen levels in zoo-living orangutans (Pongo spp.). </w:t>
      </w:r>
      <w:r>
        <w:rPr>
          <w:i/>
          <w:iCs/>
        </w:rPr>
        <w:t>General and Comparative Endocrinology</w:t>
      </w:r>
      <w:r>
        <w:t xml:space="preserve">, </w:t>
      </w:r>
      <w:r>
        <w:rPr>
          <w:i/>
          <w:iCs/>
        </w:rPr>
        <w:t>172</w:t>
      </w:r>
      <w:r>
        <w:t>(3), 446–457. https://doi.org/10.1016/j.ygcen.2011.04.008</w:t>
      </w:r>
    </w:p>
    <w:p w14:paraId="0CE8D972" w14:textId="77777777" w:rsidR="00672999" w:rsidRDefault="00672999" w:rsidP="00672999">
      <w:pPr>
        <w:pStyle w:val="Bibliography"/>
      </w:pPr>
      <w:r>
        <w:t xml:space="preserve">Whitten, P. L., Brockman, D. K., &amp; Stavisky, R. C. (1998). Recent advances in noninvasive techniques to monitor hormone-behavior interactions. </w:t>
      </w:r>
      <w:r>
        <w:rPr>
          <w:i/>
          <w:iCs/>
        </w:rPr>
        <w:t>American Journal of Physical Anthropology</w:t>
      </w:r>
      <w:r>
        <w:t xml:space="preserve">, </w:t>
      </w:r>
      <w:r>
        <w:rPr>
          <w:i/>
          <w:iCs/>
        </w:rPr>
        <w:t>107</w:t>
      </w:r>
      <w:r>
        <w:t>(S27), 1–23. https://doi.org/10.1002/(SICI)1096-8644(1998)107:27+&lt;1::AID-AJPA2&gt;3.0.CO;2-H</w:t>
      </w:r>
    </w:p>
    <w:p w14:paraId="5BEAA768" w14:textId="77777777" w:rsidR="00672999" w:rsidRDefault="00672999" w:rsidP="00672999">
      <w:pPr>
        <w:pStyle w:val="Bibliography"/>
      </w:pPr>
      <w:r>
        <w:t xml:space="preserve">Wich, S. A., Guerts, M. L., Mitra Setia, T., &amp; Utami Atmoko, S. S. (2006). Influence of fruit availability on Sumatran orangutan sociality and reproduction. In G. Hohman, M. M. Robbins, &amp; C. Boesch </w:t>
      </w:r>
      <w:r>
        <w:lastRenderedPageBreak/>
        <w:t xml:space="preserve">(Eds.), </w:t>
      </w:r>
      <w:r>
        <w:rPr>
          <w:i/>
          <w:iCs/>
        </w:rPr>
        <w:t>Feeding Ecology in Apes and Other Primates. Ecological, Physical and Behavioral Aspects</w:t>
      </w:r>
      <w:r>
        <w:t xml:space="preserve"> (pp. 335–356). Cambridge: Cambridge University Press.</w:t>
      </w:r>
    </w:p>
    <w:p w14:paraId="54251513" w14:textId="77777777" w:rsidR="00672999" w:rsidRDefault="00672999" w:rsidP="00672999">
      <w:pPr>
        <w:pStyle w:val="Bibliography"/>
      </w:pPr>
      <w:r>
        <w:t xml:space="preserve">Wrangham, R. W. (1980). An Ecological Model of Female-Bonded Primate Groups. </w:t>
      </w:r>
      <w:r>
        <w:rPr>
          <w:i/>
          <w:iCs/>
        </w:rPr>
        <w:t>Behaviour</w:t>
      </w:r>
      <w:r>
        <w:t xml:space="preserve">, </w:t>
      </w:r>
      <w:r>
        <w:rPr>
          <w:i/>
          <w:iCs/>
        </w:rPr>
        <w:t>75</w:t>
      </w:r>
      <w:r>
        <w:t>(3), 262–300. https://doi.org/10.1163/156853980X00447</w:t>
      </w:r>
    </w:p>
    <w:p w14:paraId="6B1F0280" w14:textId="62E43ACE" w:rsidR="00D003E6" w:rsidRPr="001064D0" w:rsidRDefault="003F381B" w:rsidP="003D3216">
      <w:pPr>
        <w:spacing w:line="480" w:lineRule="auto"/>
        <w:rPr>
          <w:rFonts w:ascii="Times New Roman" w:hAnsi="Times New Roman" w:cs="Times New Roman"/>
        </w:rPr>
      </w:pPr>
      <w:r w:rsidRPr="001064D0">
        <w:rPr>
          <w:rFonts w:ascii="Times New Roman" w:hAnsi="Times New Roman" w:cs="Times New Roman"/>
        </w:rPr>
        <w:fldChar w:fldCharType="end"/>
      </w:r>
    </w:p>
    <w:sectPr w:rsidR="00D003E6" w:rsidRPr="001064D0" w:rsidSect="00AF1D22">
      <w:type w:val="continuous"/>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elissa Emery Thompson" w:date="2018-09-24T14:11:00Z" w:initials="MET">
    <w:p w14:paraId="32D58A7A" w14:textId="17D89469" w:rsidR="00F60DD3" w:rsidRDefault="00F60DD3">
      <w:pPr>
        <w:pStyle w:val="CommentText"/>
      </w:pPr>
      <w:r>
        <w:rPr>
          <w:rStyle w:val="CommentReference"/>
        </w:rPr>
        <w:annotationRef/>
      </w:r>
      <w:r>
        <w:t>For search/indexing purposes, it is a good idea for orangutan to be in the title</w:t>
      </w:r>
    </w:p>
  </w:comment>
  <w:comment w:id="4" w:author="Caitlin O'Connell" w:date="2018-07-06T21:21:00Z" w:initials="CO">
    <w:p w14:paraId="08D63840" w14:textId="77777777" w:rsidR="00F60DD3" w:rsidRPr="005D4358" w:rsidRDefault="00F60DD3" w:rsidP="007C2D10">
      <w:pPr>
        <w:pStyle w:val="Default"/>
        <w:jc w:val="both"/>
        <w:rPr>
          <w:rFonts w:asciiTheme="minorHAnsi" w:hAnsiTheme="minorHAnsi"/>
        </w:rPr>
      </w:pPr>
      <w:r>
        <w:rPr>
          <w:rStyle w:val="CommentReference"/>
        </w:rPr>
        <w:annotationRef/>
      </w:r>
      <w:r>
        <w:t xml:space="preserve">Instructions for IJP read: </w:t>
      </w:r>
      <w:r w:rsidRPr="005D4358">
        <w:rPr>
          <w:rFonts w:asciiTheme="minorHAnsi" w:hAnsiTheme="minorHAnsi"/>
        </w:rPr>
        <w:t>The cover page should include the title; the full names of all authors (first and last) as they wish them to appear in print; the authors' institutional affiliations; the name, address, telephone number, and e-mail address of the author responsible for receiving proofs, correspondence, and reprint requests; and the current address of any author(s) whose institutional affiliation has changed since the work reported was performed.</w:t>
      </w:r>
    </w:p>
    <w:p w14:paraId="3D9580C1" w14:textId="14A2B9B5" w:rsidR="00F60DD3" w:rsidRDefault="00F60DD3" w:rsidP="00A346FD">
      <w:pPr>
        <w:pStyle w:val="CommentText"/>
      </w:pPr>
    </w:p>
  </w:comment>
  <w:comment w:id="5" w:author="Caitlin O'Connell" w:date="2018-06-25T21:32:00Z" w:initials="CO">
    <w:p w14:paraId="60EBC27F" w14:textId="77A96C23" w:rsidR="00F60DD3" w:rsidRPr="005D4358" w:rsidRDefault="00F60DD3" w:rsidP="00781006">
      <w:pPr>
        <w:pStyle w:val="Default"/>
        <w:spacing w:line="276" w:lineRule="auto"/>
        <w:jc w:val="both"/>
        <w:rPr>
          <w:rFonts w:asciiTheme="minorHAnsi" w:hAnsiTheme="minorHAnsi"/>
          <w:highlight w:val="yellow"/>
        </w:rPr>
      </w:pPr>
      <w:r>
        <w:rPr>
          <w:rStyle w:val="CommentReference"/>
        </w:rPr>
        <w:annotationRef/>
      </w:r>
      <w:r>
        <w:rPr>
          <w:rFonts w:asciiTheme="minorHAnsi" w:hAnsiTheme="minorHAnsi"/>
        </w:rPr>
        <w:t xml:space="preserve">Instructions from IJP: </w:t>
      </w:r>
      <w:r w:rsidRPr="005D4358">
        <w:rPr>
          <w:rFonts w:asciiTheme="minorHAnsi" w:hAnsiTheme="minorHAnsi"/>
        </w:rPr>
        <w:t xml:space="preserve">The acknowledgements should include a statement of grant and other support, with the full names of funding </w:t>
      </w:r>
      <w:r w:rsidRPr="005D4358">
        <w:rPr>
          <w:rFonts w:asciiTheme="minorHAnsi" w:hAnsiTheme="minorHAnsi"/>
        </w:rPr>
        <w:t xml:space="preserve">organisations. Include any disclaimers, conflicts of interest, and acknowledgement of contributions that do not attain the level of co-authorship. All individuals acknowledged should be aware of the fact and agree to inclusion. You may include a statement of the contributions made to the study by each of the listed authors. </w:t>
      </w:r>
      <w:r w:rsidRPr="005D4358">
        <w:rPr>
          <w:rFonts w:asciiTheme="minorHAnsi" w:hAnsiTheme="minorHAnsi" w:cs="Calibri"/>
        </w:rPr>
        <w:t xml:space="preserve">Acknowledge comments from reviewers and editors in any revision. This includes comments on previous drafts submitted to other journals. </w:t>
      </w:r>
    </w:p>
    <w:p w14:paraId="1734AC1C" w14:textId="5ABB5D00" w:rsidR="00F60DD3" w:rsidRDefault="00F60DD3">
      <w:pPr>
        <w:pStyle w:val="CommentText"/>
      </w:pPr>
    </w:p>
  </w:comment>
  <w:comment w:id="6" w:author="Caitlin O'Connell" w:date="2018-09-18T11:14:00Z" w:initials="CO">
    <w:p w14:paraId="15B4F7B7" w14:textId="0A8D94FB" w:rsidR="00F60DD3" w:rsidRDefault="00F60DD3">
      <w:pPr>
        <w:pStyle w:val="CommentText"/>
      </w:pPr>
      <w:r>
        <w:rPr>
          <w:rStyle w:val="CommentReference"/>
        </w:rPr>
        <w:annotationRef/>
      </w:r>
      <w:r>
        <w:t xml:space="preserve">Melissa </w:t>
      </w:r>
      <w:r w:rsidRPr="008525E3">
        <w:rPr>
          <w:rFonts w:ascii="Times New Roman" w:hAnsi="Times New Roman" w:cs="Times New Roman"/>
        </w:rPr>
        <w:t>—</w:t>
      </w:r>
      <w:r>
        <w:rPr>
          <w:rFonts w:ascii="Times New Roman" w:hAnsi="Times New Roman" w:cs="Times New Roman"/>
        </w:rPr>
        <w:t xml:space="preserve"> what grants should I include for you?</w:t>
      </w:r>
    </w:p>
  </w:comment>
  <w:comment w:id="7" w:author="Melissa Emery Thompson" w:date="2018-09-24T14:12:00Z" w:initials="MET">
    <w:p w14:paraId="39C63AFC" w14:textId="1B6028E6" w:rsidR="00F60DD3" w:rsidRDefault="00F60DD3">
      <w:pPr>
        <w:pStyle w:val="CommentText"/>
      </w:pPr>
      <w:r>
        <w:rPr>
          <w:rStyle w:val="CommentReference"/>
        </w:rPr>
        <w:annotationRef/>
      </w:r>
      <w:r>
        <w:t>This is covered by the NSF to Cheryl</w:t>
      </w:r>
    </w:p>
  </w:comment>
  <w:comment w:id="8" w:author="Caitlin O'Connell" w:date="2018-06-25T22:14:00Z" w:initials="CO">
    <w:p w14:paraId="79FC0348" w14:textId="43F45388" w:rsidR="00F60DD3" w:rsidRPr="0018101F" w:rsidRDefault="00F60DD3" w:rsidP="0018101F">
      <w:pPr>
        <w:pStyle w:val="CommentText"/>
      </w:pPr>
      <w:r>
        <w:rPr>
          <w:rStyle w:val="CommentReference"/>
        </w:rPr>
        <w:annotationRef/>
      </w:r>
      <w:r>
        <w:t xml:space="preserve">250 words. </w:t>
      </w:r>
      <w:r w:rsidRPr="005D4358">
        <w:rPr>
          <w:rFonts w:cs="Calibri"/>
        </w:rPr>
        <w:t xml:space="preserve"> </w:t>
      </w:r>
    </w:p>
    <w:p w14:paraId="7630A93F" w14:textId="6C4EE899" w:rsidR="00F60DD3" w:rsidRPr="0018101F" w:rsidRDefault="00F60DD3" w:rsidP="0018101F">
      <w:pPr>
        <w:pStyle w:val="CM3"/>
        <w:spacing w:line="300" w:lineRule="atLeast"/>
        <w:jc w:val="both"/>
        <w:rPr>
          <w:rFonts w:asciiTheme="minorHAnsi" w:hAnsiTheme="minorHAnsi" w:cs="Calibri"/>
        </w:rPr>
      </w:pPr>
    </w:p>
  </w:comment>
  <w:comment w:id="9" w:author="Melissa Emery Thompson" w:date="2018-09-24T15:00:00Z" w:initials="MET">
    <w:p w14:paraId="72F48D7A" w14:textId="09FA639A" w:rsidR="00F60DD3" w:rsidRDefault="00F60DD3">
      <w:pPr>
        <w:pStyle w:val="CommentText"/>
      </w:pPr>
      <w:r>
        <w:rPr>
          <w:rStyle w:val="CommentReference"/>
        </w:rPr>
        <w:annotationRef/>
      </w:r>
      <w:r>
        <w:t>It sounds like you are going to contradict this, but it is accurate. You should revise to read something like, “While they spend more time alone than other apes…” or “While they are often observed alone…”</w:t>
      </w:r>
    </w:p>
  </w:comment>
  <w:comment w:id="10" w:author="Melissa Emery Thompson" w:date="2018-09-24T14:59:00Z" w:initials="MET">
    <w:p w14:paraId="547B1DC1" w14:textId="119AD8FB" w:rsidR="00F60DD3" w:rsidRDefault="00F60DD3">
      <w:pPr>
        <w:pStyle w:val="CommentText"/>
      </w:pPr>
      <w:r>
        <w:rPr>
          <w:rStyle w:val="CommentReference"/>
        </w:rPr>
        <w:annotationRef/>
      </w:r>
      <w:r>
        <w:t>This could be misleading. Orangutans everywhere form associations.</w:t>
      </w:r>
    </w:p>
  </w:comment>
  <w:comment w:id="11" w:author="Melissa Emery Thompson" w:date="2018-09-24T15:03:00Z" w:initials="MET">
    <w:p w14:paraId="1DE84C47" w14:textId="70742283" w:rsidR="00F60DD3" w:rsidRDefault="00F60DD3">
      <w:pPr>
        <w:pStyle w:val="CommentText"/>
      </w:pPr>
      <w:r>
        <w:rPr>
          <w:rStyle w:val="CommentReference"/>
        </w:rPr>
        <w:annotationRef/>
      </w:r>
      <w:r>
        <w:t>Study justification sounds a bit weak. Why not say, “Because orangutans experience apparently high costs of grouping, we predicted that individuals would experience increased stress when in social groups…”</w:t>
      </w:r>
    </w:p>
  </w:comment>
  <w:comment w:id="12" w:author="Melissa Emery Thompson" w:date="2018-09-24T16:35:00Z" w:initials="MET">
    <w:p w14:paraId="209CBBDE" w14:textId="3D913417" w:rsidR="00F60DD3" w:rsidRDefault="00F60DD3">
      <w:pPr>
        <w:pStyle w:val="CommentText"/>
      </w:pPr>
      <w:r>
        <w:rPr>
          <w:rStyle w:val="CommentReference"/>
        </w:rPr>
        <w:annotationRef/>
      </w:r>
      <w:r>
        <w:t>Stats refs are not needed in the abstract</w:t>
      </w:r>
    </w:p>
  </w:comment>
  <w:comment w:id="13" w:author="Caitlin O'Connell" w:date="2018-06-25T21:41:00Z" w:initials="CO">
    <w:p w14:paraId="743200FE" w14:textId="77777777" w:rsidR="00F60DD3" w:rsidRPr="005D4358" w:rsidRDefault="00F60DD3" w:rsidP="00765B76">
      <w:pPr>
        <w:pStyle w:val="CM17"/>
        <w:numPr>
          <w:ilvl w:val="0"/>
          <w:numId w:val="49"/>
        </w:numPr>
        <w:spacing w:line="300" w:lineRule="atLeast"/>
        <w:jc w:val="both"/>
        <w:rPr>
          <w:rFonts w:asciiTheme="minorHAnsi" w:hAnsiTheme="minorHAnsi" w:cs="Calibri"/>
        </w:rPr>
      </w:pPr>
      <w:r>
        <w:rPr>
          <w:rStyle w:val="CommentReference"/>
        </w:rPr>
        <w:annotationRef/>
      </w:r>
      <w:r>
        <w:t xml:space="preserve">Instructions from IJP: </w:t>
      </w:r>
      <w:r w:rsidRPr="005D4358">
        <w:rPr>
          <w:rFonts w:asciiTheme="minorHAnsi" w:hAnsiTheme="minorHAnsi" w:cs="Calibri"/>
        </w:rPr>
        <w:t>Avoid beginning sentences with “Author (year) found…” Phrase this as “The finding you wish to highlight (Author, year).”</w:t>
      </w:r>
    </w:p>
    <w:p w14:paraId="3D5CF8B9" w14:textId="77777777" w:rsidR="00F60DD3" w:rsidRPr="005D4358" w:rsidRDefault="00F60DD3" w:rsidP="00765B76">
      <w:pPr>
        <w:pStyle w:val="CM7"/>
        <w:numPr>
          <w:ilvl w:val="0"/>
          <w:numId w:val="49"/>
        </w:numPr>
        <w:spacing w:line="300" w:lineRule="atLeast"/>
        <w:jc w:val="both"/>
        <w:rPr>
          <w:rFonts w:asciiTheme="minorHAnsi" w:hAnsiTheme="minorHAnsi" w:cs="Calibri"/>
        </w:rPr>
      </w:pPr>
      <w:r w:rsidRPr="005D4358">
        <w:rPr>
          <w:rFonts w:asciiTheme="minorHAnsi" w:hAnsiTheme="minorHAnsi" w:cs="Calibri"/>
        </w:rPr>
        <w:t xml:space="preserve">Use the active voice throughout, not the passive. In other words, employ I/we in relating what you did, observed, etc. Every sentence should have an explicit subject. Use “I” or “we” as appropriate for the number of actors. </w:t>
      </w:r>
    </w:p>
    <w:p w14:paraId="32BEB324" w14:textId="77777777" w:rsidR="00F60DD3" w:rsidRPr="005D4358" w:rsidRDefault="00F60DD3" w:rsidP="00765B76">
      <w:pPr>
        <w:pStyle w:val="CM17"/>
        <w:numPr>
          <w:ilvl w:val="0"/>
          <w:numId w:val="49"/>
        </w:numPr>
        <w:spacing w:line="300" w:lineRule="atLeast"/>
        <w:jc w:val="both"/>
        <w:rPr>
          <w:rFonts w:asciiTheme="minorHAnsi" w:hAnsiTheme="minorHAnsi" w:cs="Calibri"/>
        </w:rPr>
      </w:pPr>
      <w:r w:rsidRPr="005D4358">
        <w:rPr>
          <w:rFonts w:asciiTheme="minorHAnsi" w:hAnsiTheme="minorHAnsi" w:cs="Calibri"/>
        </w:rPr>
        <w:t xml:space="preserve">Avoid parenthetic instructions to readers. In other words, avoid embedded fragments such as (see Darwin, 1859 for fuller discussion on the origin of species). The citation (Darwin, 1959) is </w:t>
      </w:r>
      <w:r w:rsidRPr="005D4358">
        <w:rPr>
          <w:rFonts w:asciiTheme="minorHAnsi" w:hAnsiTheme="minorHAnsi" w:cs="Calibri"/>
        </w:rPr>
        <w:t xml:space="preserve">sufficient to direct the reader to the source of information. </w:t>
      </w:r>
    </w:p>
    <w:p w14:paraId="58EB2F10" w14:textId="77777777" w:rsidR="00F60DD3" w:rsidRPr="005D4358" w:rsidRDefault="00F60DD3" w:rsidP="00765B76">
      <w:pPr>
        <w:pStyle w:val="CM17"/>
        <w:numPr>
          <w:ilvl w:val="0"/>
          <w:numId w:val="49"/>
        </w:numPr>
        <w:spacing w:line="300" w:lineRule="atLeast"/>
        <w:jc w:val="both"/>
        <w:rPr>
          <w:rFonts w:asciiTheme="minorHAnsi" w:hAnsiTheme="minorHAnsi" w:cs="Calibri"/>
        </w:rPr>
      </w:pPr>
      <w:r w:rsidRPr="005D4358">
        <w:rPr>
          <w:rFonts w:asciiTheme="minorHAnsi" w:hAnsiTheme="minorHAnsi" w:cs="Calibri"/>
        </w:rPr>
        <w:t xml:space="preserve">Refer to Figures and Tables using an Arabic number (1, 2, 3, etc.) in the text and include them in the text, following the paragraph in which you refer to them. </w:t>
      </w:r>
    </w:p>
    <w:p w14:paraId="5179617D" w14:textId="77777777" w:rsidR="00F60DD3" w:rsidRPr="005D4358" w:rsidRDefault="00F60DD3" w:rsidP="00765B76">
      <w:pPr>
        <w:pStyle w:val="CM17"/>
        <w:numPr>
          <w:ilvl w:val="0"/>
          <w:numId w:val="49"/>
        </w:numPr>
        <w:spacing w:line="300" w:lineRule="atLeast"/>
        <w:jc w:val="both"/>
        <w:rPr>
          <w:rFonts w:asciiTheme="minorHAnsi" w:hAnsiTheme="minorHAnsi" w:cs="Calibri"/>
        </w:rPr>
      </w:pPr>
      <w:r w:rsidRPr="005D4358">
        <w:rPr>
          <w:rFonts w:asciiTheme="minorHAnsi" w:hAnsiTheme="minorHAnsi" w:cs="Calibri"/>
        </w:rPr>
        <w:t xml:space="preserve">Do not write “Results are presented in Table/Figure 1”; instead summarize the content of the table or figure and cite it parenthetically, for example: We found a significant difference in body mass between the sexes (Figure 2)”. </w:t>
      </w:r>
    </w:p>
    <w:p w14:paraId="389DC8BC" w14:textId="77777777" w:rsidR="00F60DD3" w:rsidRPr="005D4358" w:rsidRDefault="00F60DD3" w:rsidP="00765B76">
      <w:pPr>
        <w:pStyle w:val="CM17"/>
        <w:numPr>
          <w:ilvl w:val="0"/>
          <w:numId w:val="49"/>
        </w:numPr>
        <w:spacing w:line="300" w:lineRule="atLeast"/>
        <w:jc w:val="both"/>
        <w:rPr>
          <w:rFonts w:asciiTheme="minorHAnsi" w:hAnsiTheme="minorHAnsi" w:cs="Calibri"/>
        </w:rPr>
      </w:pPr>
      <w:r w:rsidRPr="005D4358">
        <w:rPr>
          <w:rFonts w:asciiTheme="minorHAnsi" w:hAnsiTheme="minorHAnsi" w:cs="Calibri"/>
        </w:rPr>
        <w:t xml:space="preserve">Insert a space between numbers and the unit of measure (6 m, 14 ml). </w:t>
      </w:r>
    </w:p>
    <w:p w14:paraId="182AA359" w14:textId="77777777" w:rsidR="00F60DD3" w:rsidRPr="005D4358" w:rsidRDefault="00F60DD3" w:rsidP="00765B76">
      <w:pPr>
        <w:pStyle w:val="CM17"/>
        <w:numPr>
          <w:ilvl w:val="0"/>
          <w:numId w:val="49"/>
        </w:numPr>
        <w:spacing w:line="300" w:lineRule="atLeast"/>
        <w:jc w:val="both"/>
        <w:rPr>
          <w:rFonts w:asciiTheme="minorHAnsi" w:hAnsiTheme="minorHAnsi" w:cs="Calibri"/>
        </w:rPr>
      </w:pPr>
      <w:r w:rsidRPr="005D4358">
        <w:rPr>
          <w:rFonts w:asciiTheme="minorHAnsi" w:hAnsiTheme="minorHAnsi" w:cs="Calibri"/>
        </w:rPr>
        <w:t xml:space="preserve">Use no more than three levels of headings. Do not number headings. Ensure headings are clear. </w:t>
      </w:r>
    </w:p>
    <w:p w14:paraId="0C99294F" w14:textId="33703F1D" w:rsidR="00F60DD3" w:rsidRDefault="00F60DD3">
      <w:pPr>
        <w:pStyle w:val="CommentText"/>
      </w:pPr>
    </w:p>
  </w:comment>
  <w:comment w:id="16" w:author="Melissa Emery Thompson" w:date="2018-09-24T16:37:00Z" w:initials="MET">
    <w:p w14:paraId="247EC14E" w14:textId="6CEF3654" w:rsidR="00F60DD3" w:rsidRDefault="00F60DD3">
      <w:pPr>
        <w:pStyle w:val="CommentText"/>
      </w:pPr>
      <w:r>
        <w:rPr>
          <w:rStyle w:val="CommentReference"/>
        </w:rPr>
        <w:annotationRef/>
      </w:r>
      <w:r>
        <w:t>The intro is very well written up to here. I am not sure I buy this as it is worded. Stress could be a proximate response to grouping, but it is hard to argue that it is strictly what keeps orangs away from one another generally. I would argue that there are likely to be multiple costs of grouping for orangutans which generally keep them from associating. However, occasional (nutritional/reproductive) benefits bring them together. While we expect the benefits to outweigh the costs in the long-term, individuals should still exhibit evidence for the proximate physiological stress response to grouping. You could even contrast this with the alternative hypothesis that association in groups has intrinsic proximate benefits, as might be expected in species where individuals derive mutualistic benefits (e.g., protection) from groups.</w:t>
      </w:r>
    </w:p>
  </w:comment>
  <w:comment w:id="17" w:author="Melissa Emery Thompson" w:date="2018-09-24T16:50:00Z" w:initials="MET">
    <w:p w14:paraId="4A711CAC" w14:textId="0EAF83EB" w:rsidR="00F60DD3" w:rsidRDefault="00F60DD3">
      <w:pPr>
        <w:pStyle w:val="CommentText"/>
      </w:pPr>
      <w:r>
        <w:rPr>
          <w:rStyle w:val="CommentReference"/>
        </w:rPr>
        <w:annotationRef/>
      </w:r>
      <w:r>
        <w:t>Well stated, but I would beef up the citations here</w:t>
      </w:r>
    </w:p>
  </w:comment>
  <w:comment w:id="18" w:author="Melissa Emery Thompson" w:date="2018-09-24T16:51:00Z" w:initials="MET">
    <w:p w14:paraId="13C80671" w14:textId="3FB4DD88" w:rsidR="00F60DD3" w:rsidRDefault="00F60DD3">
      <w:pPr>
        <w:pStyle w:val="CommentText"/>
      </w:pPr>
      <w:r>
        <w:rPr>
          <w:rStyle w:val="CommentReference"/>
        </w:rPr>
        <w:annotationRef/>
      </w:r>
      <w:r>
        <w:t>The next sentences don’t seem to belong logically in this paragraph. I would either move the statements about species differences to somewhere close to the predictions or (more likely) to the discussion along with an argument that, given a variety of other adaptations to food scarcity plus the widespread occurrence of sexual coercion, orangutans are likely adapted to avoid social interaction and thus may intrinsically respond to other orangutans with stress/anxiety. Then discuss why this pressure might be greater for Bornean…</w:t>
      </w:r>
    </w:p>
  </w:comment>
  <w:comment w:id="19" w:author="Melissa Emery Thompson" w:date="2018-09-24T16:57:00Z" w:initials="MET">
    <w:p w14:paraId="51C18B74" w14:textId="1B82FEF1" w:rsidR="00F60DD3" w:rsidRDefault="00F60DD3">
      <w:pPr>
        <w:pStyle w:val="CommentText"/>
      </w:pPr>
      <w:r>
        <w:rPr>
          <w:rStyle w:val="CommentReference"/>
        </w:rPr>
        <w:annotationRef/>
      </w:r>
      <w:r>
        <w:t>Is there definitive evidence that these behaviors are truly self-directed? Might they also serve a communicative function? Somewhere in the discussion, it might be worth mentioning and then refuting this possibility, as it would suggest they should naturally increase in social situations. i.e., yawning and scratching could serve to signal anxiety to another individual, promoting keeping their distance, which would still support your general prediction.</w:t>
      </w:r>
    </w:p>
  </w:comment>
  <w:comment w:id="20" w:author="Melissa Emery Thompson" w:date="2018-09-24T17:01:00Z" w:initials="MET">
    <w:p w14:paraId="18F40048" w14:textId="7FF6FCB1" w:rsidR="00F60DD3" w:rsidRDefault="00F60DD3">
      <w:pPr>
        <w:pStyle w:val="CommentText"/>
      </w:pPr>
      <w:r>
        <w:rPr>
          <w:rStyle w:val="CommentReference"/>
        </w:rPr>
        <w:annotationRef/>
      </w:r>
      <w:r>
        <w:t xml:space="preserve">Some refs </w:t>
      </w:r>
      <w:r>
        <w:t>seems to be in your endnote as Thompson, some as Emery Thompson (use the latter)</w:t>
      </w:r>
    </w:p>
  </w:comment>
  <w:comment w:id="39" w:author="Melissa Emery Thompson" w:date="2018-09-24T17:10:00Z" w:initials="MET">
    <w:p w14:paraId="40BD3904" w14:textId="384FC597" w:rsidR="00F60DD3" w:rsidRDefault="00F60DD3">
      <w:pPr>
        <w:pStyle w:val="CommentText"/>
      </w:pPr>
      <w:r>
        <w:rPr>
          <w:rStyle w:val="CommentReference"/>
        </w:rPr>
        <w:annotationRef/>
      </w:r>
      <w:r>
        <w:t>But not cortisol? Presumably because of sample size? You could just say here that “We could not test the latter prediction for cortisol because there were too few urine samples distributed across the different social contexts.</w:t>
      </w:r>
    </w:p>
  </w:comment>
  <w:comment w:id="40" w:author="Melissa Emery Thompson" w:date="2018-09-24T17:13:00Z" w:initials="MET">
    <w:p w14:paraId="263D8EC7" w14:textId="36950701" w:rsidR="00F60DD3" w:rsidRDefault="00F60DD3">
      <w:pPr>
        <w:pStyle w:val="CommentText"/>
      </w:pPr>
      <w:r>
        <w:rPr>
          <w:rStyle w:val="CommentReference"/>
        </w:rPr>
        <w:annotationRef/>
      </w:r>
      <w:r>
        <w:t>Give an approximate age range</w:t>
      </w:r>
    </w:p>
  </w:comment>
  <w:comment w:id="42" w:author="Melissa Emery Thompson" w:date="2018-09-24T17:14:00Z" w:initials="MET">
    <w:p w14:paraId="795FB6D7" w14:textId="00555D71" w:rsidR="00F60DD3" w:rsidRDefault="00F60DD3">
      <w:pPr>
        <w:pStyle w:val="CommentText"/>
      </w:pPr>
      <w:r>
        <w:rPr>
          <w:rStyle w:val="CommentReference"/>
        </w:rPr>
        <w:annotationRef/>
      </w:r>
      <w:r>
        <w:t>The information is split awkwardly between the last two paragraphs. Combine them.</w:t>
      </w:r>
    </w:p>
  </w:comment>
  <w:comment w:id="43" w:author="Melissa Emery Thompson" w:date="2018-09-24T17:15:00Z" w:initials="MET">
    <w:p w14:paraId="79B06264" w14:textId="144AD342" w:rsidR="00F60DD3" w:rsidRDefault="00F60DD3">
      <w:pPr>
        <w:pStyle w:val="CommentText"/>
      </w:pPr>
      <w:r>
        <w:rPr>
          <w:rStyle w:val="CommentReference"/>
        </w:rPr>
        <w:annotationRef/>
      </w:r>
      <w:r>
        <w:t>Define what distance constituted an association and whether there was a minimum time</w:t>
      </w:r>
    </w:p>
  </w:comment>
  <w:comment w:id="47" w:author="Melissa Emery Thompson" w:date="2018-09-24T17:16:00Z" w:initials="MET">
    <w:p w14:paraId="0FA146AD" w14:textId="6B304BDB" w:rsidR="00F60DD3" w:rsidRDefault="00F60DD3">
      <w:pPr>
        <w:pStyle w:val="CommentText"/>
      </w:pPr>
      <w:r>
        <w:rPr>
          <w:rStyle w:val="CommentReference"/>
        </w:rPr>
        <w:annotationRef/>
      </w:r>
      <w:r>
        <w:t>This implies that data were only taken from full-day follows. Clarify.</w:t>
      </w:r>
    </w:p>
  </w:comment>
  <w:comment w:id="52" w:author="Melissa Emery Thompson" w:date="2018-09-24T17:18:00Z" w:initials="MET">
    <w:p w14:paraId="0A0E9055" w14:textId="77777777" w:rsidR="00F60DD3" w:rsidRDefault="00F60DD3">
      <w:pPr>
        <w:pStyle w:val="CommentText"/>
      </w:pPr>
      <w:r>
        <w:rPr>
          <w:rStyle w:val="CommentReference"/>
        </w:rPr>
        <w:annotationRef/>
      </w:r>
      <w:r>
        <w:t>This is slightly awkward. Your rationale seems to be that it is difficult to collect these data continuously (which seems very reasonable), but then you say you collected them as often as possible. Can you rephrase this to avoid this contradiction?</w:t>
      </w:r>
    </w:p>
    <w:p w14:paraId="45D15922" w14:textId="25033C7A" w:rsidR="00F60DD3" w:rsidRDefault="00F60DD3">
      <w:pPr>
        <w:pStyle w:val="CommentText"/>
      </w:pPr>
      <w:r>
        <w:t>And were SDB follows started and discarded when individuals moved out of view (is this the reason?).</w:t>
      </w:r>
    </w:p>
  </w:comment>
  <w:comment w:id="53" w:author="Melissa Emery Thompson" w:date="2018-09-24T17:19:00Z" w:initials="MET">
    <w:p w14:paraId="0496533C" w14:textId="7045D834" w:rsidR="00F60DD3" w:rsidRDefault="00F60DD3">
      <w:pPr>
        <w:pStyle w:val="CommentText"/>
      </w:pPr>
      <w:r>
        <w:rPr>
          <w:rStyle w:val="CommentReference"/>
        </w:rPr>
        <w:annotationRef/>
      </w:r>
      <w:r>
        <w:t>Ok, move that up to the earlier part where I asked this question.</w:t>
      </w:r>
    </w:p>
  </w:comment>
  <w:comment w:id="56" w:author="Melissa Emery Thompson" w:date="2018-09-24T17:23:00Z" w:initials="MET">
    <w:p w14:paraId="45FC3094" w14:textId="2AE60530" w:rsidR="00F60DD3" w:rsidRDefault="00F60DD3">
      <w:pPr>
        <w:pStyle w:val="CommentText"/>
      </w:pPr>
      <w:r>
        <w:rPr>
          <w:rStyle w:val="CommentReference"/>
        </w:rPr>
        <w:annotationRef/>
      </w:r>
      <w:r>
        <w:t>Refer to protocols and validations as in Kahlenberg et al. 2008, and Emery Thompson et al. 2012.</w:t>
      </w:r>
    </w:p>
  </w:comment>
  <w:comment w:id="59" w:author="Melissa Emery Thompson" w:date="2018-09-24T17:32:00Z" w:initials="MET">
    <w:p w14:paraId="362FE3DC" w14:textId="3ECE59CA" w:rsidR="00F60DD3" w:rsidRDefault="00F60DD3">
      <w:pPr>
        <w:pStyle w:val="CommentText"/>
      </w:pPr>
      <w:r>
        <w:rPr>
          <w:rStyle w:val="CommentReference"/>
        </w:rPr>
        <w:annotationRef/>
      </w:r>
      <w:r>
        <w:t xml:space="preserve">Will get back to you with </w:t>
      </w:r>
      <w:r>
        <w:t>interassay CV</w:t>
      </w:r>
    </w:p>
  </w:comment>
  <w:comment w:id="65" w:author="Melissa Emery Thompson" w:date="2018-09-24T17:35:00Z" w:initials="MET">
    <w:p w14:paraId="03C9A718" w14:textId="35D5B2D1" w:rsidR="00F60DD3" w:rsidRDefault="00F60DD3">
      <w:pPr>
        <w:pStyle w:val="CommentText"/>
      </w:pPr>
      <w:r>
        <w:rPr>
          <w:rStyle w:val="CommentReference"/>
        </w:rPr>
        <w:annotationRef/>
      </w:r>
      <w:r>
        <w:t>Need to define whether a social follow was any time with another orang? Majority of time? More than X minutes?</w:t>
      </w:r>
    </w:p>
  </w:comment>
  <w:comment w:id="73" w:author="Melissa Emery Thompson" w:date="2018-09-24T17:38:00Z" w:initials="MET">
    <w:p w14:paraId="2D97E5B8" w14:textId="26F565CB" w:rsidR="00F60DD3" w:rsidRDefault="00F60DD3">
      <w:pPr>
        <w:pStyle w:val="CommentText"/>
      </w:pPr>
      <w:r>
        <w:rPr>
          <w:rStyle w:val="CommentReference"/>
        </w:rPr>
        <w:annotationRef/>
      </w:r>
      <w:r>
        <w:t>In this case, presumably the social state varied within one follow. It might be worth emphasizing that difference from the cortisol model.</w:t>
      </w:r>
    </w:p>
  </w:comment>
  <w:comment w:id="74" w:author="Melissa Emery Thompson" w:date="2018-09-24T17:38:00Z" w:initials="MET">
    <w:p w14:paraId="3FD995D4" w14:textId="2C6BAC15" w:rsidR="00F60DD3" w:rsidRDefault="00F60DD3">
      <w:pPr>
        <w:pStyle w:val="CommentText"/>
      </w:pPr>
      <w:r>
        <w:rPr>
          <w:rStyle w:val="CommentReference"/>
        </w:rPr>
        <w:annotationRef/>
      </w:r>
      <w:r>
        <w:t>Given multiple follows in one day, you need to include the follow number as a random effect.</w:t>
      </w:r>
    </w:p>
  </w:comment>
  <w:comment w:id="75" w:author="Melissa Emery Thompson" w:date="2018-09-24T17:39:00Z" w:initials="MET">
    <w:p w14:paraId="44EE0CEB" w14:textId="1B858525" w:rsidR="00F60DD3" w:rsidRDefault="00F60DD3">
      <w:pPr>
        <w:pStyle w:val="CommentText"/>
      </w:pPr>
      <w:r>
        <w:rPr>
          <w:rStyle w:val="CommentReference"/>
        </w:rPr>
        <w:annotationRef/>
      </w:r>
      <w:r>
        <w:t>Did you exclude follows with more than one type of age-sex class member present?</w:t>
      </w:r>
    </w:p>
  </w:comment>
  <w:comment w:id="77" w:author="Melissa Emery Thompson" w:date="2018-09-24T17:40:00Z" w:initials="MET">
    <w:p w14:paraId="2E7F6869" w14:textId="128BCAA1" w:rsidR="00F60DD3" w:rsidRDefault="00F60DD3">
      <w:pPr>
        <w:pStyle w:val="CommentText"/>
      </w:pPr>
      <w:r>
        <w:rPr>
          <w:rStyle w:val="CommentReference"/>
        </w:rPr>
        <w:annotationRef/>
      </w:r>
      <w:r>
        <w:t>The actual AICC number doesn’t mean anything, don’t include it.</w:t>
      </w:r>
    </w:p>
  </w:comment>
  <w:comment w:id="91" w:author="Melissa Emery Thompson" w:date="2018-09-24T18:01:00Z" w:initials="MET">
    <w:p w14:paraId="0B18B68C" w14:textId="692CF4CB" w:rsidR="00F60DD3" w:rsidRDefault="00F60DD3">
      <w:pPr>
        <w:pStyle w:val="CommentText"/>
      </w:pPr>
      <w:r>
        <w:rPr>
          <w:rStyle w:val="CommentReference"/>
        </w:rPr>
        <w:annotationRef/>
      </w:r>
      <w:r>
        <w:t xml:space="preserve">Again, there is no “masking” of the effect of social state here. When you include an interaction effect, you cannot necessarily interpret the main effect. This analysis does say that there is an effect of social state, but it is in interaction. </w:t>
      </w:r>
    </w:p>
    <w:p w14:paraId="130B685D" w14:textId="758121F9" w:rsidR="00F60DD3" w:rsidRDefault="00F60DD3">
      <w:pPr>
        <w:pStyle w:val="CommentText"/>
      </w:pPr>
      <w:r>
        <w:t xml:space="preserve">My previous notes about the chi-square were somewhat confused with a log-likelihood ratio test (which uses a chi-square to </w:t>
      </w:r>
      <w:r>
        <w:t>compared the log-likelihoods). Since the AIC already includes log-likelihoods and n’s, then you don’t actually need it, and can just report it this way.</w:t>
      </w:r>
    </w:p>
  </w:comment>
  <w:comment w:id="123" w:author="Melissa Emery Thompson" w:date="2018-09-24T19:31:00Z" w:initials="MET">
    <w:p w14:paraId="5B31551F" w14:textId="3C23B0DD" w:rsidR="00923242" w:rsidRDefault="00923242">
      <w:pPr>
        <w:pStyle w:val="CommentText"/>
      </w:pPr>
      <w:r>
        <w:rPr>
          <w:rStyle w:val="CommentReference"/>
        </w:rPr>
        <w:annotationRef/>
      </w:r>
      <w:r>
        <w:t>For statistical results presented in the table, you can omit them from the text.</w:t>
      </w:r>
    </w:p>
  </w:comment>
  <w:comment w:id="125" w:author="Melissa Emery Thompson" w:date="2018-09-24T18:13:00Z" w:initials="MET">
    <w:p w14:paraId="21D00799" w14:textId="44BADDCF" w:rsidR="00F60DD3" w:rsidRDefault="00F60DD3">
      <w:pPr>
        <w:pStyle w:val="CommentText"/>
      </w:pPr>
      <w:r>
        <w:rPr>
          <w:rStyle w:val="CommentReference"/>
        </w:rPr>
        <w:annotationRef/>
      </w:r>
      <w:r>
        <w:t>Omit this sentence. If there is an interaction, then the main effect cannot be easily interpreted. Your finding on the interaction below suggests there is not an effect across the population.</w:t>
      </w:r>
    </w:p>
  </w:comment>
  <w:comment w:id="136" w:author="Melissa Emery Thompson" w:date="2018-09-24T18:16:00Z" w:initials="MET">
    <w:p w14:paraId="328C0E8F" w14:textId="6F4368C0" w:rsidR="00F60DD3" w:rsidRDefault="00F60DD3">
      <w:pPr>
        <w:pStyle w:val="CommentText"/>
      </w:pPr>
      <w:r>
        <w:rPr>
          <w:rStyle w:val="CommentReference"/>
        </w:rPr>
        <w:annotationRef/>
      </w:r>
      <w:r>
        <w:t>Omit, this finding is evident in the next figure.</w:t>
      </w:r>
    </w:p>
  </w:comment>
  <w:comment w:id="139" w:author="Melissa Emery Thompson" w:date="2018-09-24T18:57:00Z" w:initials="MET">
    <w:p w14:paraId="50B35869" w14:textId="48AE32C7" w:rsidR="00F60DD3" w:rsidRDefault="00F60DD3">
      <w:pPr>
        <w:pStyle w:val="CommentText"/>
      </w:pPr>
      <w:r>
        <w:rPr>
          <w:rStyle w:val="CommentReference"/>
        </w:rPr>
        <w:annotationRef/>
      </w:r>
      <w:r>
        <w:t>This seems like an odd way to do it. Why not include category of partner instead of presence absence? This would require you to limit to interactions with just one other, but that should probably be done anyway.</w:t>
      </w:r>
    </w:p>
  </w:comment>
  <w:comment w:id="140" w:author="Melissa Emery Thompson" w:date="2018-09-24T19:05:00Z" w:initials="MET">
    <w:p w14:paraId="0507FE84" w14:textId="0C0A066E" w:rsidR="00F60DD3" w:rsidRDefault="00F60DD3">
      <w:pPr>
        <w:pStyle w:val="CommentText"/>
      </w:pPr>
      <w:r>
        <w:rPr>
          <w:rStyle w:val="CommentReference"/>
        </w:rPr>
        <w:annotationRef/>
      </w:r>
      <w:r>
        <w:t>Oh, I see now why you did it this way.</w:t>
      </w:r>
    </w:p>
  </w:comment>
  <w:comment w:id="146" w:author="Caitlin O'Connell" w:date="2018-06-26T15:01:00Z" w:initials="CO">
    <w:p w14:paraId="39C2C6FB" w14:textId="582BA6D9" w:rsidR="00F60DD3" w:rsidRDefault="00F60DD3">
      <w:pPr>
        <w:pStyle w:val="CommentText"/>
      </w:pPr>
      <w:r>
        <w:rPr>
          <w:rStyle w:val="CommentReference"/>
        </w:rPr>
        <w:annotationRef/>
      </w:r>
      <w:r>
        <w:t>Do I need to include each of these pairwise contrast tables (Table 4, 6, 8, and 10)? They take up a lot of space.</w:t>
      </w:r>
    </w:p>
  </w:comment>
  <w:comment w:id="147" w:author="Melissa Emery Thompson" w:date="2018-09-24T18:16:00Z" w:initials="MET">
    <w:p w14:paraId="6CCC598E" w14:textId="7BF5D737" w:rsidR="00F60DD3" w:rsidRDefault="00F60DD3">
      <w:pPr>
        <w:pStyle w:val="CommentText"/>
      </w:pPr>
      <w:r>
        <w:rPr>
          <w:rStyle w:val="CommentReference"/>
        </w:rPr>
        <w:annotationRef/>
      </w:r>
      <w:r>
        <w:t xml:space="preserve">You could put them in a supplementary package. </w:t>
      </w:r>
    </w:p>
  </w:comment>
  <w:comment w:id="148" w:author="Caitlin O'Connell" w:date="2018-06-08T11:27:00Z" w:initials="CO">
    <w:p w14:paraId="79A1A775" w14:textId="1D577CB7" w:rsidR="00F60DD3" w:rsidRDefault="00F60DD3">
      <w:pPr>
        <w:pStyle w:val="CommentText"/>
      </w:pPr>
      <w:r>
        <w:rPr>
          <w:rStyle w:val="CommentReference"/>
        </w:rPr>
        <w:annotationRef/>
      </w:r>
      <w:r>
        <w:t>See Figure 8 for my idea for how to re</w:t>
      </w:r>
      <w:r>
        <w:rPr>
          <w:rFonts w:ascii="Times New Roman" w:hAnsi="Times New Roman" w:cs="Times New Roman"/>
        </w:rPr>
        <w:t>-do these 4 figures for publication</w:t>
      </w:r>
    </w:p>
  </w:comment>
  <w:comment w:id="149" w:author="Melissa Emery Thompson" w:date="2018-09-24T18:58:00Z" w:initials="MET">
    <w:p w14:paraId="0C36B6FE" w14:textId="5A3682FD" w:rsidR="00F60DD3" w:rsidRDefault="00F60DD3">
      <w:pPr>
        <w:pStyle w:val="CommentText"/>
      </w:pPr>
      <w:r>
        <w:rPr>
          <w:rStyle w:val="CommentReference"/>
        </w:rPr>
        <w:annotationRef/>
      </w:r>
      <w:r>
        <w:t>Again, this is a weird approach and results in an awkward presentation</w:t>
      </w:r>
    </w:p>
  </w:comment>
  <w:comment w:id="150" w:author="Caitlin O'Connell" w:date="2018-06-26T14:59:00Z" w:initials="CO">
    <w:p w14:paraId="725A075D" w14:textId="37EF3F34" w:rsidR="00F60DD3" w:rsidRDefault="00F60DD3">
      <w:pPr>
        <w:pStyle w:val="CommentText"/>
      </w:pPr>
      <w:r>
        <w:rPr>
          <w:rStyle w:val="CommentReference"/>
        </w:rPr>
        <w:annotationRef/>
      </w:r>
      <w:r>
        <w:t>Re</w:t>
      </w:r>
      <w:r>
        <w:rPr>
          <w:rFonts w:ascii="Times New Roman" w:hAnsi="Times New Roman" w:cs="Times New Roman"/>
        </w:rPr>
        <w:t>-do like figure 8 if CK and MET agree. Alternatively, maybe this figure should be left out of the publication to cut down on pages?</w:t>
      </w:r>
    </w:p>
  </w:comment>
  <w:comment w:id="151" w:author="Cheryl Knott" w:date="2018-07-06T22:43:00Z" w:initials="CK">
    <w:p w14:paraId="480E72B8" w14:textId="60A7D96A" w:rsidR="00F60DD3" w:rsidRDefault="00F60DD3">
      <w:pPr>
        <w:pStyle w:val="CommentText"/>
      </w:pPr>
      <w:r>
        <w:rPr>
          <w:rStyle w:val="CommentReference"/>
        </w:rPr>
        <w:annotationRef/>
      </w:r>
      <w:r>
        <w:t>Put these as supplemental tables?</w:t>
      </w:r>
    </w:p>
  </w:comment>
  <w:comment w:id="152" w:author="Caitlin O'Connell" w:date="2018-09-18T17:06:00Z" w:initials="CO">
    <w:p w14:paraId="3C32A7AC" w14:textId="291BFCE6" w:rsidR="00F60DD3" w:rsidRDefault="00F60DD3">
      <w:pPr>
        <w:pStyle w:val="CommentText"/>
      </w:pPr>
      <w:r>
        <w:rPr>
          <w:rStyle w:val="CommentReference"/>
        </w:rPr>
        <w:annotationRef/>
      </w:r>
      <w:r>
        <w:t>I can re</w:t>
      </w:r>
      <w:r w:rsidRPr="008525E3">
        <w:rPr>
          <w:rFonts w:ascii="Times New Roman" w:hAnsi="Times New Roman" w:cs="Times New Roman"/>
        </w:rPr>
        <w:t>—</w:t>
      </w:r>
      <w:r>
        <w:rPr>
          <w:rFonts w:ascii="Times New Roman" w:hAnsi="Times New Roman" w:cs="Times New Roman"/>
        </w:rPr>
        <w:t>do each of the SDB figures to look like this one. This look OK?</w:t>
      </w:r>
    </w:p>
  </w:comment>
  <w:comment w:id="153" w:author="Melissa Emery Thompson" w:date="2018-09-24T18:59:00Z" w:initials="MET">
    <w:p w14:paraId="40EE8F57" w14:textId="7F863237" w:rsidR="00F60DD3" w:rsidRDefault="00F60DD3">
      <w:pPr>
        <w:pStyle w:val="CommentText"/>
      </w:pPr>
      <w:r>
        <w:rPr>
          <w:rStyle w:val="CommentReference"/>
        </w:rPr>
        <w:annotationRef/>
      </w:r>
      <w:r>
        <w:t>I’m not sure we can validly conclude this given creatinine differences…see my emails.</w:t>
      </w:r>
    </w:p>
  </w:comment>
  <w:comment w:id="154" w:author="Melissa Emery Thompson" w:date="2018-09-24T19:01:00Z" w:initials="MET">
    <w:p w14:paraId="391BE825" w14:textId="20E45C37" w:rsidR="00F60DD3" w:rsidRDefault="00F60DD3">
      <w:pPr>
        <w:pStyle w:val="CommentText"/>
      </w:pPr>
      <w:r>
        <w:rPr>
          <w:rStyle w:val="CommentReference"/>
        </w:rPr>
        <w:annotationRef/>
      </w:r>
      <w:r>
        <w:t>It should not!</w:t>
      </w:r>
    </w:p>
  </w:comment>
  <w:comment w:id="155" w:author="Melissa Emery Thompson" w:date="2018-09-24T19:03:00Z" w:initials="MET">
    <w:p w14:paraId="749ABCC1" w14:textId="65F02BEE" w:rsidR="00F60DD3" w:rsidRDefault="00F60DD3">
      <w:pPr>
        <w:pStyle w:val="CommentText"/>
      </w:pPr>
      <w:r>
        <w:rPr>
          <w:rStyle w:val="CommentReference"/>
        </w:rPr>
        <w:annotationRef/>
      </w:r>
      <w:r>
        <w:t>Here you blend discussion of who has higher cortisol with who has significant changes. I would focus on the latter and return to your prediction (re flanged males and adult females).</w:t>
      </w:r>
    </w:p>
  </w:comment>
  <w:comment w:id="157" w:author="Melissa Emery Thompson" w:date="2018-09-24T19:06:00Z" w:initials="MET">
    <w:p w14:paraId="0F9579EC" w14:textId="790A40B2" w:rsidR="00F60DD3" w:rsidRDefault="00F60DD3">
      <w:pPr>
        <w:pStyle w:val="CommentText"/>
      </w:pPr>
      <w:r>
        <w:rPr>
          <w:rStyle w:val="CommentReference"/>
        </w:rPr>
        <w:annotationRef/>
      </w:r>
      <w:r>
        <w:t xml:space="preserve">Wow! This explains the way you did your analysis. It might be useful to provide </w:t>
      </w:r>
      <w:r>
        <w:t>some kind of descriptive breakdown of parties early in the paper.</w:t>
      </w:r>
    </w:p>
  </w:comment>
  <w:comment w:id="158" w:author="Melissa Emery Thompson" w:date="2018-09-24T19:08:00Z" w:initials="MET">
    <w:p w14:paraId="11EA2058" w14:textId="68096903" w:rsidR="00F60DD3" w:rsidRDefault="00F60DD3">
      <w:pPr>
        <w:pStyle w:val="CommentText"/>
      </w:pPr>
      <w:r>
        <w:rPr>
          <w:rStyle w:val="CommentReference"/>
        </w:rPr>
        <w:annotationRef/>
      </w:r>
      <w:r>
        <w:t>Omit this paragraph as it does not pertain to your results.</w:t>
      </w:r>
    </w:p>
  </w:comment>
  <w:comment w:id="162" w:author="Melissa Emery Thompson" w:date="2018-09-24T19:13:00Z" w:initials="MET">
    <w:p w14:paraId="6DBFD976" w14:textId="7B8E6664" w:rsidR="00F60DD3" w:rsidRDefault="00F60DD3">
      <w:pPr>
        <w:pStyle w:val="CommentText"/>
      </w:pPr>
      <w:r>
        <w:rPr>
          <w:rStyle w:val="CommentReference"/>
        </w:rPr>
        <w:annotationRef/>
      </w:r>
      <w:r>
        <w:t xml:space="preserve">I would go with a more basic reference…e.g., Dufour and </w:t>
      </w:r>
      <w:r>
        <w:t>Sauther or Gittleman and Thompson.</w:t>
      </w:r>
    </w:p>
  </w:comment>
  <w:comment w:id="182" w:author="Melissa Emery Thompson" w:date="2018-09-24T19:17:00Z" w:initials="MET">
    <w:p w14:paraId="5024E7F5" w14:textId="4A70D17F" w:rsidR="00F60DD3" w:rsidRDefault="00F60DD3">
      <w:pPr>
        <w:pStyle w:val="CommentText"/>
      </w:pPr>
      <w:r>
        <w:rPr>
          <w:rStyle w:val="CommentReference"/>
        </w:rPr>
        <w:annotationRef/>
      </w:r>
      <w:r>
        <w:t>This comes off as overly speculative though I think that the first sentence poses a good question.</w:t>
      </w:r>
    </w:p>
  </w:comment>
  <w:comment w:id="183" w:author="Caitlin O'Connell" w:date="2018-06-26T12:17:00Z" w:initials="CO">
    <w:p w14:paraId="5BD35EDC" w14:textId="64CAA580" w:rsidR="00F60DD3" w:rsidRPr="005D4358" w:rsidRDefault="00F60DD3" w:rsidP="001064D0">
      <w:pPr>
        <w:pStyle w:val="CM17"/>
        <w:spacing w:line="318" w:lineRule="atLeast"/>
        <w:jc w:val="both"/>
        <w:rPr>
          <w:rFonts w:asciiTheme="minorHAnsi" w:hAnsiTheme="minorHAnsi" w:cs="Calibri"/>
        </w:rPr>
      </w:pPr>
      <w:r>
        <w:rPr>
          <w:rStyle w:val="CommentReference"/>
        </w:rPr>
        <w:annotationRef/>
      </w:r>
      <w:r>
        <w:rPr>
          <w:rFonts w:asciiTheme="minorHAnsi" w:hAnsiTheme="minorHAnsi" w:cs="Calibri"/>
        </w:rPr>
        <w:t xml:space="preserve">From IJP: </w:t>
      </w:r>
      <w:r w:rsidRPr="005D4358">
        <w:rPr>
          <w:rFonts w:asciiTheme="minorHAnsi" w:hAnsiTheme="minorHAnsi" w:cs="Calibri"/>
        </w:rPr>
        <w:t xml:space="preserve">The list of references should only include works that are cited in the text and that have been published or accepted for publication. Personal communications and unpublished works should only be mentioned in the text. Do not use footnotes or endnotes as a substitute for a reference list. </w:t>
      </w:r>
    </w:p>
    <w:p w14:paraId="56EAF357" w14:textId="77777777" w:rsidR="00F60DD3" w:rsidRPr="005D4358" w:rsidRDefault="00F60DD3" w:rsidP="001064D0">
      <w:pPr>
        <w:pStyle w:val="CM2"/>
        <w:jc w:val="both"/>
        <w:rPr>
          <w:rFonts w:asciiTheme="minorHAnsi" w:hAnsiTheme="minorHAnsi" w:cs="Calibri"/>
        </w:rPr>
      </w:pPr>
    </w:p>
    <w:p w14:paraId="0E862D25" w14:textId="77777777" w:rsidR="00F60DD3" w:rsidRPr="005D4358" w:rsidRDefault="00F60DD3" w:rsidP="001064D0">
      <w:pPr>
        <w:pStyle w:val="CM2"/>
        <w:jc w:val="both"/>
        <w:rPr>
          <w:rFonts w:asciiTheme="minorHAnsi" w:hAnsiTheme="minorHAnsi" w:cs="Calibri"/>
        </w:rPr>
      </w:pPr>
      <w:r w:rsidRPr="005D4358">
        <w:rPr>
          <w:rFonts w:asciiTheme="minorHAnsi" w:hAnsiTheme="minorHAnsi" w:cs="Calibri"/>
        </w:rPr>
        <w:t xml:space="preserve">Reference list entries should be alphabetized by the last names of the first author of each work. </w:t>
      </w:r>
    </w:p>
    <w:p w14:paraId="4C7EA46E" w14:textId="77777777" w:rsidR="00F60DD3" w:rsidRPr="005D4358" w:rsidRDefault="00F60DD3" w:rsidP="001064D0">
      <w:pPr>
        <w:pStyle w:val="CM17"/>
        <w:spacing w:line="318" w:lineRule="atLeast"/>
        <w:ind w:left="284" w:hanging="284"/>
        <w:jc w:val="both"/>
        <w:rPr>
          <w:rFonts w:asciiTheme="minorHAnsi" w:hAnsiTheme="minorHAnsi" w:cs="Calibri"/>
        </w:rPr>
      </w:pPr>
      <w:r w:rsidRPr="005D4358">
        <w:rPr>
          <w:rFonts w:asciiTheme="minorHAnsi" w:hAnsiTheme="minorHAnsi" w:cs="Calibri"/>
          <w:lang w:val="de-DE"/>
        </w:rPr>
        <w:t xml:space="preserve">Harris, M., Karper, E., Stacks, G., Hoffman, D., DeNiro, R., Cruz, P., et al. </w:t>
      </w:r>
      <w:r w:rsidRPr="005D4358">
        <w:rPr>
          <w:rFonts w:asciiTheme="minorHAnsi" w:hAnsiTheme="minorHAnsi" w:cs="Calibri"/>
        </w:rPr>
        <w:t xml:space="preserve">(2001). Writing labs and the Hollywood connection. </w:t>
      </w:r>
      <w:r w:rsidRPr="005D4358">
        <w:rPr>
          <w:rFonts w:asciiTheme="minorHAnsi" w:hAnsiTheme="minorHAnsi" w:cs="Calibri,Italic"/>
          <w:i/>
        </w:rPr>
        <w:t>Journal of Film Writing</w:t>
      </w:r>
      <w:r w:rsidRPr="005D4358">
        <w:rPr>
          <w:rFonts w:asciiTheme="minorHAnsi" w:hAnsiTheme="minorHAnsi" w:cs="Calibri"/>
        </w:rPr>
        <w:t xml:space="preserve">, 44, 213–245. </w:t>
      </w:r>
    </w:p>
    <w:p w14:paraId="3176EE72" w14:textId="77777777" w:rsidR="00F60DD3" w:rsidRDefault="00F60DD3" w:rsidP="001064D0">
      <w:pPr>
        <w:rPr>
          <w:rFonts w:cs="Calibri"/>
        </w:rPr>
      </w:pPr>
      <w:r w:rsidRPr="005D4358">
        <w:rPr>
          <w:rFonts w:cs="Calibri"/>
        </w:rPr>
        <w:t xml:space="preserve">Slifka, M. K., &amp; Whitton, J. L. (2000) Clinical implications of dysregulated cytokine production. </w:t>
      </w:r>
      <w:r w:rsidRPr="005D4358">
        <w:rPr>
          <w:rFonts w:cs="Calibri,Italic"/>
          <w:i/>
        </w:rPr>
        <w:t>Journal of Molecular Medicine</w:t>
      </w:r>
      <w:r w:rsidRPr="005D4358">
        <w:rPr>
          <w:rFonts w:cs="Calibri"/>
        </w:rPr>
        <w:t>, doi:10.1007/s001090000086</w:t>
      </w:r>
    </w:p>
    <w:p w14:paraId="78C8AB83" w14:textId="4568AD76" w:rsidR="00F60DD3" w:rsidRDefault="00F60DD3">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D58A7A" w15:done="0"/>
  <w15:commentEx w15:paraId="3D9580C1" w15:done="0"/>
  <w15:commentEx w15:paraId="1734AC1C" w15:done="0"/>
  <w15:commentEx w15:paraId="15B4F7B7" w15:paraIdParent="1734AC1C" w15:done="0"/>
  <w15:commentEx w15:paraId="39C63AFC" w15:paraIdParent="1734AC1C" w15:done="0"/>
  <w15:commentEx w15:paraId="7630A93F" w15:done="0"/>
  <w15:commentEx w15:paraId="72F48D7A" w15:done="0"/>
  <w15:commentEx w15:paraId="547B1DC1" w15:done="0"/>
  <w15:commentEx w15:paraId="1DE84C47" w15:done="0"/>
  <w15:commentEx w15:paraId="209CBBDE" w15:done="0"/>
  <w15:commentEx w15:paraId="0C99294F" w15:done="0"/>
  <w15:commentEx w15:paraId="247EC14E" w15:done="0"/>
  <w15:commentEx w15:paraId="4A711CAC" w15:done="0"/>
  <w15:commentEx w15:paraId="13C80671" w15:done="0"/>
  <w15:commentEx w15:paraId="51C18B74" w15:done="0"/>
  <w15:commentEx w15:paraId="18F40048" w15:done="0"/>
  <w15:commentEx w15:paraId="40BD3904" w15:done="0"/>
  <w15:commentEx w15:paraId="263D8EC7" w15:done="0"/>
  <w15:commentEx w15:paraId="795FB6D7" w15:done="0"/>
  <w15:commentEx w15:paraId="79B06264" w15:done="0"/>
  <w15:commentEx w15:paraId="0FA146AD" w15:done="0"/>
  <w15:commentEx w15:paraId="45D15922" w15:done="0"/>
  <w15:commentEx w15:paraId="0496533C" w15:done="0"/>
  <w15:commentEx w15:paraId="45FC3094" w15:done="0"/>
  <w15:commentEx w15:paraId="362FE3DC" w15:done="0"/>
  <w15:commentEx w15:paraId="03C9A718" w15:done="0"/>
  <w15:commentEx w15:paraId="2D97E5B8" w15:done="0"/>
  <w15:commentEx w15:paraId="3FD995D4" w15:done="0"/>
  <w15:commentEx w15:paraId="44EE0CEB" w15:done="0"/>
  <w15:commentEx w15:paraId="2E7F6869" w15:done="0"/>
  <w15:commentEx w15:paraId="130B685D" w15:done="0"/>
  <w15:commentEx w15:paraId="5B31551F" w15:done="0"/>
  <w15:commentEx w15:paraId="21D00799" w15:done="0"/>
  <w15:commentEx w15:paraId="328C0E8F" w15:done="0"/>
  <w15:commentEx w15:paraId="50B35869" w15:done="0"/>
  <w15:commentEx w15:paraId="0507FE84" w15:paraIdParent="50B35869" w15:done="0"/>
  <w15:commentEx w15:paraId="39C2C6FB" w15:done="0"/>
  <w15:commentEx w15:paraId="6CCC598E" w15:paraIdParent="39C2C6FB" w15:done="0"/>
  <w15:commentEx w15:paraId="79A1A775" w15:done="0"/>
  <w15:commentEx w15:paraId="0C36B6FE" w15:done="0"/>
  <w15:commentEx w15:paraId="725A075D" w15:done="0"/>
  <w15:commentEx w15:paraId="480E72B8" w15:done="0"/>
  <w15:commentEx w15:paraId="3C32A7AC" w15:done="0"/>
  <w15:commentEx w15:paraId="40EE8F57" w15:done="0"/>
  <w15:commentEx w15:paraId="391BE825" w15:done="0"/>
  <w15:commentEx w15:paraId="749ABCC1" w15:done="0"/>
  <w15:commentEx w15:paraId="0F9579EC" w15:done="0"/>
  <w15:commentEx w15:paraId="11EA2058" w15:done="0"/>
  <w15:commentEx w15:paraId="6DBFD976" w15:done="0"/>
  <w15:commentEx w15:paraId="5024E7F5" w15:done="0"/>
  <w15:commentEx w15:paraId="78C8AB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D58A7A" w16cid:durableId="1F536F17"/>
  <w16cid:commentId w16cid:paraId="3D9580C1" w16cid:durableId="1F3CFC1D"/>
  <w16cid:commentId w16cid:paraId="1734AC1C" w16cid:durableId="1EDBDDFC"/>
  <w16cid:commentId w16cid:paraId="15B4F7B7" w16cid:durableId="1F4B5C89"/>
  <w16cid:commentId w16cid:paraId="39C63AFC" w16cid:durableId="1F536F49"/>
  <w16cid:commentId w16cid:paraId="7630A93F" w16cid:durableId="1EDBE7B6"/>
  <w16cid:commentId w16cid:paraId="72F48D7A" w16cid:durableId="1F537A84"/>
  <w16cid:commentId w16cid:paraId="547B1DC1" w16cid:durableId="1F537A67"/>
  <w16cid:commentId w16cid:paraId="1DE84C47" w16cid:durableId="1F537B28"/>
  <w16cid:commentId w16cid:paraId="209CBBDE" w16cid:durableId="1F5390E9"/>
  <w16cid:commentId w16cid:paraId="0C99294F" w16cid:durableId="1EDBE002"/>
  <w16cid:commentId w16cid:paraId="247EC14E" w16cid:durableId="1F539155"/>
  <w16cid:commentId w16cid:paraId="4A711CAC" w16cid:durableId="1F539455"/>
  <w16cid:commentId w16cid:paraId="13C80671" w16cid:durableId="1F53947B"/>
  <w16cid:commentId w16cid:paraId="51C18B74" w16cid:durableId="1F5395FC"/>
  <w16cid:commentId w16cid:paraId="18F40048" w16cid:durableId="1F5396E1"/>
  <w16cid:commentId w16cid:paraId="40BD3904" w16cid:durableId="1F539917"/>
  <w16cid:commentId w16cid:paraId="263D8EC7" w16cid:durableId="1F5399D3"/>
  <w16cid:commentId w16cid:paraId="795FB6D7" w16cid:durableId="1F539A0A"/>
  <w16cid:commentId w16cid:paraId="79B06264" w16cid:durableId="1F539A43"/>
  <w16cid:commentId w16cid:paraId="0FA146AD" w16cid:durableId="1F539A63"/>
  <w16cid:commentId w16cid:paraId="45D15922" w16cid:durableId="1F539ACD"/>
  <w16cid:commentId w16cid:paraId="0496533C" w16cid:durableId="1F539B38"/>
  <w16cid:commentId w16cid:paraId="45FC3094" w16cid:durableId="1F539BFF"/>
  <w16cid:commentId w16cid:paraId="362FE3DC" w16cid:durableId="1F539E42"/>
  <w16cid:commentId w16cid:paraId="03C9A718" w16cid:durableId="1F539EC6"/>
  <w16cid:commentId w16cid:paraId="2D97E5B8" w16cid:durableId="1F539FA9"/>
  <w16cid:commentId w16cid:paraId="3FD995D4" w16cid:durableId="1F539F7D"/>
  <w16cid:commentId w16cid:paraId="44EE0CEB" w16cid:durableId="1F539FEB"/>
  <w16cid:commentId w16cid:paraId="2E7F6869" w16cid:durableId="1F53A013"/>
  <w16cid:commentId w16cid:paraId="130B685D" w16cid:durableId="1F53A4E0"/>
  <w16cid:commentId w16cid:paraId="5B31551F" w16cid:durableId="1F53BA29"/>
  <w16cid:commentId w16cid:paraId="21D00799" w16cid:durableId="1F53A7AF"/>
  <w16cid:commentId w16cid:paraId="328C0E8F" w16cid:durableId="1F53A863"/>
  <w16cid:commentId w16cid:paraId="50B35869" w16cid:durableId="1F53B1FF"/>
  <w16cid:commentId w16cid:paraId="0507FE84" w16cid:durableId="1F53B40A"/>
  <w16cid:commentId w16cid:paraId="39C2C6FB" w16cid:durableId="1EDCD3B0"/>
  <w16cid:commentId w16cid:paraId="6CCC598E" w16cid:durableId="1F53A89B"/>
  <w16cid:commentId w16cid:paraId="79A1A775" w16cid:durableId="1EC4E698"/>
  <w16cid:commentId w16cid:paraId="0C36B6FE" w16cid:durableId="1F53B24F"/>
  <w16cid:commentId w16cid:paraId="725A075D" w16cid:durableId="1EDCD35A"/>
  <w16cid:commentId w16cid:paraId="480E72B8" w16cid:durableId="1F3CFC39"/>
  <w16cid:commentId w16cid:paraId="3C32A7AC" w16cid:durableId="1F4BAEFB"/>
  <w16cid:commentId w16cid:paraId="40EE8F57" w16cid:durableId="1F53B2AA"/>
  <w16cid:commentId w16cid:paraId="391BE825" w16cid:durableId="1F53B321"/>
  <w16cid:commentId w16cid:paraId="749ABCC1" w16cid:durableId="1F53B375"/>
  <w16cid:commentId w16cid:paraId="0F9579EC" w16cid:durableId="1F53B44D"/>
  <w16cid:commentId w16cid:paraId="11EA2058" w16cid:durableId="1F53B497"/>
  <w16cid:commentId w16cid:paraId="6DBFD976" w16cid:durableId="1F53B5DB"/>
  <w16cid:commentId w16cid:paraId="5024E7F5" w16cid:durableId="1F53B6C0"/>
  <w16cid:commentId w16cid:paraId="78C8AB83" w16cid:durableId="1EDCAD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494E1" w14:textId="77777777" w:rsidR="00B55CEB" w:rsidRDefault="00B55CEB" w:rsidP="0053388F">
      <w:r>
        <w:separator/>
      </w:r>
    </w:p>
  </w:endnote>
  <w:endnote w:type="continuationSeparator" w:id="0">
    <w:p w14:paraId="4D2746FA" w14:textId="77777777" w:rsidR="00B55CEB" w:rsidRDefault="00B55CEB" w:rsidP="00533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Lucida Grande">
    <w:altName w:val="Segoe UI"/>
    <w:charset w:val="00"/>
    <w:family w:val="auto"/>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Calibri,Italic">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23FBA" w14:textId="77777777" w:rsidR="00B55CEB" w:rsidRDefault="00B55CEB" w:rsidP="0053388F">
      <w:r>
        <w:separator/>
      </w:r>
    </w:p>
  </w:footnote>
  <w:footnote w:type="continuationSeparator" w:id="0">
    <w:p w14:paraId="553F21F7" w14:textId="77777777" w:rsidR="00B55CEB" w:rsidRDefault="00B55CEB" w:rsidP="005338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1B1A"/>
    <w:multiLevelType w:val="multilevel"/>
    <w:tmpl w:val="F01E67BA"/>
    <w:lvl w:ilvl="0">
      <w:start w:val="2"/>
      <w:numFmt w:val="decimal"/>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1" w15:restartNumberingAfterBreak="0">
    <w:nsid w:val="0272721B"/>
    <w:multiLevelType w:val="hybridMultilevel"/>
    <w:tmpl w:val="321A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D002D"/>
    <w:multiLevelType w:val="multilevel"/>
    <w:tmpl w:val="B5089B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E37C7D"/>
    <w:multiLevelType w:val="hybridMultilevel"/>
    <w:tmpl w:val="BF1AFB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8A4F9C"/>
    <w:multiLevelType w:val="hybridMultilevel"/>
    <w:tmpl w:val="8B1A0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04CA6"/>
    <w:multiLevelType w:val="hybridMultilevel"/>
    <w:tmpl w:val="EC5C0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99665D"/>
    <w:multiLevelType w:val="hybridMultilevel"/>
    <w:tmpl w:val="F5E4AB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B0DFF"/>
    <w:multiLevelType w:val="hybridMultilevel"/>
    <w:tmpl w:val="49C45926"/>
    <w:lvl w:ilvl="0" w:tplc="83D4DDC2">
      <w:start w:val="1"/>
      <w:numFmt w:val="bullet"/>
      <w:lvlText w:val="•"/>
      <w:lvlJc w:val="left"/>
      <w:pPr>
        <w:tabs>
          <w:tab w:val="num" w:pos="720"/>
        </w:tabs>
        <w:ind w:left="720" w:hanging="360"/>
      </w:pPr>
      <w:rPr>
        <w:rFonts w:ascii="Arial" w:hAnsi="Arial" w:hint="default"/>
      </w:rPr>
    </w:lvl>
    <w:lvl w:ilvl="1" w:tplc="F746FD7A" w:tentative="1">
      <w:start w:val="1"/>
      <w:numFmt w:val="bullet"/>
      <w:lvlText w:val="•"/>
      <w:lvlJc w:val="left"/>
      <w:pPr>
        <w:tabs>
          <w:tab w:val="num" w:pos="1440"/>
        </w:tabs>
        <w:ind w:left="1440" w:hanging="360"/>
      </w:pPr>
      <w:rPr>
        <w:rFonts w:ascii="Arial" w:hAnsi="Arial" w:hint="default"/>
      </w:rPr>
    </w:lvl>
    <w:lvl w:ilvl="2" w:tplc="F69AFCE2" w:tentative="1">
      <w:start w:val="1"/>
      <w:numFmt w:val="bullet"/>
      <w:lvlText w:val="•"/>
      <w:lvlJc w:val="left"/>
      <w:pPr>
        <w:tabs>
          <w:tab w:val="num" w:pos="2160"/>
        </w:tabs>
        <w:ind w:left="2160" w:hanging="360"/>
      </w:pPr>
      <w:rPr>
        <w:rFonts w:ascii="Arial" w:hAnsi="Arial" w:hint="default"/>
      </w:rPr>
    </w:lvl>
    <w:lvl w:ilvl="3" w:tplc="F78A0424" w:tentative="1">
      <w:start w:val="1"/>
      <w:numFmt w:val="bullet"/>
      <w:lvlText w:val="•"/>
      <w:lvlJc w:val="left"/>
      <w:pPr>
        <w:tabs>
          <w:tab w:val="num" w:pos="2880"/>
        </w:tabs>
        <w:ind w:left="2880" w:hanging="360"/>
      </w:pPr>
      <w:rPr>
        <w:rFonts w:ascii="Arial" w:hAnsi="Arial" w:hint="default"/>
      </w:rPr>
    </w:lvl>
    <w:lvl w:ilvl="4" w:tplc="1DE07CBE" w:tentative="1">
      <w:start w:val="1"/>
      <w:numFmt w:val="bullet"/>
      <w:lvlText w:val="•"/>
      <w:lvlJc w:val="left"/>
      <w:pPr>
        <w:tabs>
          <w:tab w:val="num" w:pos="3600"/>
        </w:tabs>
        <w:ind w:left="3600" w:hanging="360"/>
      </w:pPr>
      <w:rPr>
        <w:rFonts w:ascii="Arial" w:hAnsi="Arial" w:hint="default"/>
      </w:rPr>
    </w:lvl>
    <w:lvl w:ilvl="5" w:tplc="F62ED972" w:tentative="1">
      <w:start w:val="1"/>
      <w:numFmt w:val="bullet"/>
      <w:lvlText w:val="•"/>
      <w:lvlJc w:val="left"/>
      <w:pPr>
        <w:tabs>
          <w:tab w:val="num" w:pos="4320"/>
        </w:tabs>
        <w:ind w:left="4320" w:hanging="360"/>
      </w:pPr>
      <w:rPr>
        <w:rFonts w:ascii="Arial" w:hAnsi="Arial" w:hint="default"/>
      </w:rPr>
    </w:lvl>
    <w:lvl w:ilvl="6" w:tplc="A7F2703C" w:tentative="1">
      <w:start w:val="1"/>
      <w:numFmt w:val="bullet"/>
      <w:lvlText w:val="•"/>
      <w:lvlJc w:val="left"/>
      <w:pPr>
        <w:tabs>
          <w:tab w:val="num" w:pos="5040"/>
        </w:tabs>
        <w:ind w:left="5040" w:hanging="360"/>
      </w:pPr>
      <w:rPr>
        <w:rFonts w:ascii="Arial" w:hAnsi="Arial" w:hint="default"/>
      </w:rPr>
    </w:lvl>
    <w:lvl w:ilvl="7" w:tplc="0D7E20FC" w:tentative="1">
      <w:start w:val="1"/>
      <w:numFmt w:val="bullet"/>
      <w:lvlText w:val="•"/>
      <w:lvlJc w:val="left"/>
      <w:pPr>
        <w:tabs>
          <w:tab w:val="num" w:pos="5760"/>
        </w:tabs>
        <w:ind w:left="5760" w:hanging="360"/>
      </w:pPr>
      <w:rPr>
        <w:rFonts w:ascii="Arial" w:hAnsi="Arial" w:hint="default"/>
      </w:rPr>
    </w:lvl>
    <w:lvl w:ilvl="8" w:tplc="BEFA1FA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25A29B6"/>
    <w:multiLevelType w:val="multilevel"/>
    <w:tmpl w:val="EA963D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7827D3"/>
    <w:multiLevelType w:val="hybridMultilevel"/>
    <w:tmpl w:val="3042A2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84749A"/>
    <w:multiLevelType w:val="hybridMultilevel"/>
    <w:tmpl w:val="3296F7DC"/>
    <w:lvl w:ilvl="0" w:tplc="AB50A1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256EBC"/>
    <w:multiLevelType w:val="multilevel"/>
    <w:tmpl w:val="E43EB8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425343"/>
    <w:multiLevelType w:val="hybridMultilevel"/>
    <w:tmpl w:val="173EF0A2"/>
    <w:lvl w:ilvl="0" w:tplc="FFBA1C5A">
      <w:start w:val="1"/>
      <w:numFmt w:val="bullet"/>
      <w:lvlText w:val="•"/>
      <w:lvlJc w:val="left"/>
      <w:pPr>
        <w:tabs>
          <w:tab w:val="num" w:pos="720"/>
        </w:tabs>
        <w:ind w:left="720" w:hanging="360"/>
      </w:pPr>
      <w:rPr>
        <w:rFonts w:ascii="Arial" w:hAnsi="Arial" w:hint="default"/>
      </w:rPr>
    </w:lvl>
    <w:lvl w:ilvl="1" w:tplc="1E18EBAA" w:tentative="1">
      <w:start w:val="1"/>
      <w:numFmt w:val="bullet"/>
      <w:lvlText w:val="•"/>
      <w:lvlJc w:val="left"/>
      <w:pPr>
        <w:tabs>
          <w:tab w:val="num" w:pos="1440"/>
        </w:tabs>
        <w:ind w:left="1440" w:hanging="360"/>
      </w:pPr>
      <w:rPr>
        <w:rFonts w:ascii="Arial" w:hAnsi="Arial" w:hint="default"/>
      </w:rPr>
    </w:lvl>
    <w:lvl w:ilvl="2" w:tplc="7792BD2A">
      <w:start w:val="1"/>
      <w:numFmt w:val="bullet"/>
      <w:lvlText w:val="•"/>
      <w:lvlJc w:val="left"/>
      <w:pPr>
        <w:tabs>
          <w:tab w:val="num" w:pos="2160"/>
        </w:tabs>
        <w:ind w:left="2160" w:hanging="360"/>
      </w:pPr>
      <w:rPr>
        <w:rFonts w:ascii="Arial" w:hAnsi="Arial" w:hint="default"/>
      </w:rPr>
    </w:lvl>
    <w:lvl w:ilvl="3" w:tplc="98DA6382" w:tentative="1">
      <w:start w:val="1"/>
      <w:numFmt w:val="bullet"/>
      <w:lvlText w:val="•"/>
      <w:lvlJc w:val="left"/>
      <w:pPr>
        <w:tabs>
          <w:tab w:val="num" w:pos="2880"/>
        </w:tabs>
        <w:ind w:left="2880" w:hanging="360"/>
      </w:pPr>
      <w:rPr>
        <w:rFonts w:ascii="Arial" w:hAnsi="Arial" w:hint="default"/>
      </w:rPr>
    </w:lvl>
    <w:lvl w:ilvl="4" w:tplc="FA263042" w:tentative="1">
      <w:start w:val="1"/>
      <w:numFmt w:val="bullet"/>
      <w:lvlText w:val="•"/>
      <w:lvlJc w:val="left"/>
      <w:pPr>
        <w:tabs>
          <w:tab w:val="num" w:pos="3600"/>
        </w:tabs>
        <w:ind w:left="3600" w:hanging="360"/>
      </w:pPr>
      <w:rPr>
        <w:rFonts w:ascii="Arial" w:hAnsi="Arial" w:hint="default"/>
      </w:rPr>
    </w:lvl>
    <w:lvl w:ilvl="5" w:tplc="9B7429EC" w:tentative="1">
      <w:start w:val="1"/>
      <w:numFmt w:val="bullet"/>
      <w:lvlText w:val="•"/>
      <w:lvlJc w:val="left"/>
      <w:pPr>
        <w:tabs>
          <w:tab w:val="num" w:pos="4320"/>
        </w:tabs>
        <w:ind w:left="4320" w:hanging="360"/>
      </w:pPr>
      <w:rPr>
        <w:rFonts w:ascii="Arial" w:hAnsi="Arial" w:hint="default"/>
      </w:rPr>
    </w:lvl>
    <w:lvl w:ilvl="6" w:tplc="B2501C70" w:tentative="1">
      <w:start w:val="1"/>
      <w:numFmt w:val="bullet"/>
      <w:lvlText w:val="•"/>
      <w:lvlJc w:val="left"/>
      <w:pPr>
        <w:tabs>
          <w:tab w:val="num" w:pos="5040"/>
        </w:tabs>
        <w:ind w:left="5040" w:hanging="360"/>
      </w:pPr>
      <w:rPr>
        <w:rFonts w:ascii="Arial" w:hAnsi="Arial" w:hint="default"/>
      </w:rPr>
    </w:lvl>
    <w:lvl w:ilvl="7" w:tplc="7AB84942" w:tentative="1">
      <w:start w:val="1"/>
      <w:numFmt w:val="bullet"/>
      <w:lvlText w:val="•"/>
      <w:lvlJc w:val="left"/>
      <w:pPr>
        <w:tabs>
          <w:tab w:val="num" w:pos="5760"/>
        </w:tabs>
        <w:ind w:left="5760" w:hanging="360"/>
      </w:pPr>
      <w:rPr>
        <w:rFonts w:ascii="Arial" w:hAnsi="Arial" w:hint="default"/>
      </w:rPr>
    </w:lvl>
    <w:lvl w:ilvl="8" w:tplc="D1EE254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E5075E2"/>
    <w:multiLevelType w:val="hybridMultilevel"/>
    <w:tmpl w:val="38601E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BA398B"/>
    <w:multiLevelType w:val="multilevel"/>
    <w:tmpl w:val="87D0DEA0"/>
    <w:lvl w:ilvl="0">
      <w:start w:val="3"/>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5"/>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5" w15:restartNumberingAfterBreak="0">
    <w:nsid w:val="310F4C42"/>
    <w:multiLevelType w:val="hybridMultilevel"/>
    <w:tmpl w:val="926E1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566696"/>
    <w:multiLevelType w:val="hybridMultilevel"/>
    <w:tmpl w:val="9A681496"/>
    <w:lvl w:ilvl="0" w:tplc="0BEE1C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8D2ADF"/>
    <w:multiLevelType w:val="multilevel"/>
    <w:tmpl w:val="DB3650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043052"/>
    <w:multiLevelType w:val="hybridMultilevel"/>
    <w:tmpl w:val="EC3E8730"/>
    <w:lvl w:ilvl="0" w:tplc="D898E21A">
      <w:start w:val="1"/>
      <w:numFmt w:val="bullet"/>
      <w:lvlText w:val="•"/>
      <w:lvlJc w:val="left"/>
      <w:pPr>
        <w:tabs>
          <w:tab w:val="num" w:pos="720"/>
        </w:tabs>
        <w:ind w:left="720" w:hanging="360"/>
      </w:pPr>
      <w:rPr>
        <w:rFonts w:ascii="Arial" w:hAnsi="Arial" w:hint="default"/>
      </w:rPr>
    </w:lvl>
    <w:lvl w:ilvl="1" w:tplc="81680A8C" w:tentative="1">
      <w:start w:val="1"/>
      <w:numFmt w:val="bullet"/>
      <w:lvlText w:val="•"/>
      <w:lvlJc w:val="left"/>
      <w:pPr>
        <w:tabs>
          <w:tab w:val="num" w:pos="1440"/>
        </w:tabs>
        <w:ind w:left="1440" w:hanging="360"/>
      </w:pPr>
      <w:rPr>
        <w:rFonts w:ascii="Arial" w:hAnsi="Arial" w:hint="default"/>
      </w:rPr>
    </w:lvl>
    <w:lvl w:ilvl="2" w:tplc="1FCC4236" w:tentative="1">
      <w:start w:val="1"/>
      <w:numFmt w:val="bullet"/>
      <w:lvlText w:val="•"/>
      <w:lvlJc w:val="left"/>
      <w:pPr>
        <w:tabs>
          <w:tab w:val="num" w:pos="2160"/>
        </w:tabs>
        <w:ind w:left="2160" w:hanging="360"/>
      </w:pPr>
      <w:rPr>
        <w:rFonts w:ascii="Arial" w:hAnsi="Arial" w:hint="default"/>
      </w:rPr>
    </w:lvl>
    <w:lvl w:ilvl="3" w:tplc="618A830A" w:tentative="1">
      <w:start w:val="1"/>
      <w:numFmt w:val="bullet"/>
      <w:lvlText w:val="•"/>
      <w:lvlJc w:val="left"/>
      <w:pPr>
        <w:tabs>
          <w:tab w:val="num" w:pos="2880"/>
        </w:tabs>
        <w:ind w:left="2880" w:hanging="360"/>
      </w:pPr>
      <w:rPr>
        <w:rFonts w:ascii="Arial" w:hAnsi="Arial" w:hint="default"/>
      </w:rPr>
    </w:lvl>
    <w:lvl w:ilvl="4" w:tplc="8FB6D860" w:tentative="1">
      <w:start w:val="1"/>
      <w:numFmt w:val="bullet"/>
      <w:lvlText w:val="•"/>
      <w:lvlJc w:val="left"/>
      <w:pPr>
        <w:tabs>
          <w:tab w:val="num" w:pos="3600"/>
        </w:tabs>
        <w:ind w:left="3600" w:hanging="360"/>
      </w:pPr>
      <w:rPr>
        <w:rFonts w:ascii="Arial" w:hAnsi="Arial" w:hint="default"/>
      </w:rPr>
    </w:lvl>
    <w:lvl w:ilvl="5" w:tplc="5720E0D4" w:tentative="1">
      <w:start w:val="1"/>
      <w:numFmt w:val="bullet"/>
      <w:lvlText w:val="•"/>
      <w:lvlJc w:val="left"/>
      <w:pPr>
        <w:tabs>
          <w:tab w:val="num" w:pos="4320"/>
        </w:tabs>
        <w:ind w:left="4320" w:hanging="360"/>
      </w:pPr>
      <w:rPr>
        <w:rFonts w:ascii="Arial" w:hAnsi="Arial" w:hint="default"/>
      </w:rPr>
    </w:lvl>
    <w:lvl w:ilvl="6" w:tplc="E0E43BDA" w:tentative="1">
      <w:start w:val="1"/>
      <w:numFmt w:val="bullet"/>
      <w:lvlText w:val="•"/>
      <w:lvlJc w:val="left"/>
      <w:pPr>
        <w:tabs>
          <w:tab w:val="num" w:pos="5040"/>
        </w:tabs>
        <w:ind w:left="5040" w:hanging="360"/>
      </w:pPr>
      <w:rPr>
        <w:rFonts w:ascii="Arial" w:hAnsi="Arial" w:hint="default"/>
      </w:rPr>
    </w:lvl>
    <w:lvl w:ilvl="7" w:tplc="8A3E15A4" w:tentative="1">
      <w:start w:val="1"/>
      <w:numFmt w:val="bullet"/>
      <w:lvlText w:val="•"/>
      <w:lvlJc w:val="left"/>
      <w:pPr>
        <w:tabs>
          <w:tab w:val="num" w:pos="5760"/>
        </w:tabs>
        <w:ind w:left="5760" w:hanging="360"/>
      </w:pPr>
      <w:rPr>
        <w:rFonts w:ascii="Arial" w:hAnsi="Arial" w:hint="default"/>
      </w:rPr>
    </w:lvl>
    <w:lvl w:ilvl="8" w:tplc="A9720E5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60D58DE"/>
    <w:multiLevelType w:val="hybridMultilevel"/>
    <w:tmpl w:val="03D69E02"/>
    <w:lvl w:ilvl="0" w:tplc="497444E8">
      <w:start w:val="1"/>
      <w:numFmt w:val="bullet"/>
      <w:lvlText w:val="•"/>
      <w:lvlJc w:val="left"/>
      <w:pPr>
        <w:tabs>
          <w:tab w:val="num" w:pos="720"/>
        </w:tabs>
        <w:ind w:left="720" w:hanging="360"/>
      </w:pPr>
      <w:rPr>
        <w:rFonts w:ascii="Arial" w:hAnsi="Arial" w:hint="default"/>
      </w:rPr>
    </w:lvl>
    <w:lvl w:ilvl="1" w:tplc="00E2147E" w:tentative="1">
      <w:start w:val="1"/>
      <w:numFmt w:val="bullet"/>
      <w:lvlText w:val="•"/>
      <w:lvlJc w:val="left"/>
      <w:pPr>
        <w:tabs>
          <w:tab w:val="num" w:pos="1440"/>
        </w:tabs>
        <w:ind w:left="1440" w:hanging="360"/>
      </w:pPr>
      <w:rPr>
        <w:rFonts w:ascii="Arial" w:hAnsi="Arial" w:hint="default"/>
      </w:rPr>
    </w:lvl>
    <w:lvl w:ilvl="2" w:tplc="7666AC1E" w:tentative="1">
      <w:start w:val="1"/>
      <w:numFmt w:val="bullet"/>
      <w:lvlText w:val="•"/>
      <w:lvlJc w:val="left"/>
      <w:pPr>
        <w:tabs>
          <w:tab w:val="num" w:pos="2160"/>
        </w:tabs>
        <w:ind w:left="2160" w:hanging="360"/>
      </w:pPr>
      <w:rPr>
        <w:rFonts w:ascii="Arial" w:hAnsi="Arial" w:hint="default"/>
      </w:rPr>
    </w:lvl>
    <w:lvl w:ilvl="3" w:tplc="877C2090" w:tentative="1">
      <w:start w:val="1"/>
      <w:numFmt w:val="bullet"/>
      <w:lvlText w:val="•"/>
      <w:lvlJc w:val="left"/>
      <w:pPr>
        <w:tabs>
          <w:tab w:val="num" w:pos="2880"/>
        </w:tabs>
        <w:ind w:left="2880" w:hanging="360"/>
      </w:pPr>
      <w:rPr>
        <w:rFonts w:ascii="Arial" w:hAnsi="Arial" w:hint="default"/>
      </w:rPr>
    </w:lvl>
    <w:lvl w:ilvl="4" w:tplc="9446C94A" w:tentative="1">
      <w:start w:val="1"/>
      <w:numFmt w:val="bullet"/>
      <w:lvlText w:val="•"/>
      <w:lvlJc w:val="left"/>
      <w:pPr>
        <w:tabs>
          <w:tab w:val="num" w:pos="3600"/>
        </w:tabs>
        <w:ind w:left="3600" w:hanging="360"/>
      </w:pPr>
      <w:rPr>
        <w:rFonts w:ascii="Arial" w:hAnsi="Arial" w:hint="default"/>
      </w:rPr>
    </w:lvl>
    <w:lvl w:ilvl="5" w:tplc="9FE6E906" w:tentative="1">
      <w:start w:val="1"/>
      <w:numFmt w:val="bullet"/>
      <w:lvlText w:val="•"/>
      <w:lvlJc w:val="left"/>
      <w:pPr>
        <w:tabs>
          <w:tab w:val="num" w:pos="4320"/>
        </w:tabs>
        <w:ind w:left="4320" w:hanging="360"/>
      </w:pPr>
      <w:rPr>
        <w:rFonts w:ascii="Arial" w:hAnsi="Arial" w:hint="default"/>
      </w:rPr>
    </w:lvl>
    <w:lvl w:ilvl="6" w:tplc="2EE44F7C" w:tentative="1">
      <w:start w:val="1"/>
      <w:numFmt w:val="bullet"/>
      <w:lvlText w:val="•"/>
      <w:lvlJc w:val="left"/>
      <w:pPr>
        <w:tabs>
          <w:tab w:val="num" w:pos="5040"/>
        </w:tabs>
        <w:ind w:left="5040" w:hanging="360"/>
      </w:pPr>
      <w:rPr>
        <w:rFonts w:ascii="Arial" w:hAnsi="Arial" w:hint="default"/>
      </w:rPr>
    </w:lvl>
    <w:lvl w:ilvl="7" w:tplc="DE2E31C6" w:tentative="1">
      <w:start w:val="1"/>
      <w:numFmt w:val="bullet"/>
      <w:lvlText w:val="•"/>
      <w:lvlJc w:val="left"/>
      <w:pPr>
        <w:tabs>
          <w:tab w:val="num" w:pos="5760"/>
        </w:tabs>
        <w:ind w:left="5760" w:hanging="360"/>
      </w:pPr>
      <w:rPr>
        <w:rFonts w:ascii="Arial" w:hAnsi="Arial" w:hint="default"/>
      </w:rPr>
    </w:lvl>
    <w:lvl w:ilvl="8" w:tplc="C3261E5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694068B"/>
    <w:multiLevelType w:val="hybridMultilevel"/>
    <w:tmpl w:val="81480D34"/>
    <w:lvl w:ilvl="0" w:tplc="DBEC85E4">
      <w:start w:val="1"/>
      <w:numFmt w:val="bullet"/>
      <w:lvlText w:val="•"/>
      <w:lvlJc w:val="left"/>
      <w:pPr>
        <w:tabs>
          <w:tab w:val="num" w:pos="720"/>
        </w:tabs>
        <w:ind w:left="720" w:hanging="360"/>
      </w:pPr>
      <w:rPr>
        <w:rFonts w:ascii="Arial" w:hAnsi="Arial" w:hint="default"/>
      </w:rPr>
    </w:lvl>
    <w:lvl w:ilvl="1" w:tplc="1C52F4CC" w:tentative="1">
      <w:start w:val="1"/>
      <w:numFmt w:val="bullet"/>
      <w:lvlText w:val="•"/>
      <w:lvlJc w:val="left"/>
      <w:pPr>
        <w:tabs>
          <w:tab w:val="num" w:pos="1440"/>
        </w:tabs>
        <w:ind w:left="1440" w:hanging="360"/>
      </w:pPr>
      <w:rPr>
        <w:rFonts w:ascii="Arial" w:hAnsi="Arial" w:hint="default"/>
      </w:rPr>
    </w:lvl>
    <w:lvl w:ilvl="2" w:tplc="FB8CD4F4" w:tentative="1">
      <w:start w:val="1"/>
      <w:numFmt w:val="bullet"/>
      <w:lvlText w:val="•"/>
      <w:lvlJc w:val="left"/>
      <w:pPr>
        <w:tabs>
          <w:tab w:val="num" w:pos="2160"/>
        </w:tabs>
        <w:ind w:left="2160" w:hanging="360"/>
      </w:pPr>
      <w:rPr>
        <w:rFonts w:ascii="Arial" w:hAnsi="Arial" w:hint="default"/>
      </w:rPr>
    </w:lvl>
    <w:lvl w:ilvl="3" w:tplc="35C67D36" w:tentative="1">
      <w:start w:val="1"/>
      <w:numFmt w:val="bullet"/>
      <w:lvlText w:val="•"/>
      <w:lvlJc w:val="left"/>
      <w:pPr>
        <w:tabs>
          <w:tab w:val="num" w:pos="2880"/>
        </w:tabs>
        <w:ind w:left="2880" w:hanging="360"/>
      </w:pPr>
      <w:rPr>
        <w:rFonts w:ascii="Arial" w:hAnsi="Arial" w:hint="default"/>
      </w:rPr>
    </w:lvl>
    <w:lvl w:ilvl="4" w:tplc="EC4A5ED0" w:tentative="1">
      <w:start w:val="1"/>
      <w:numFmt w:val="bullet"/>
      <w:lvlText w:val="•"/>
      <w:lvlJc w:val="left"/>
      <w:pPr>
        <w:tabs>
          <w:tab w:val="num" w:pos="3600"/>
        </w:tabs>
        <w:ind w:left="3600" w:hanging="360"/>
      </w:pPr>
      <w:rPr>
        <w:rFonts w:ascii="Arial" w:hAnsi="Arial" w:hint="default"/>
      </w:rPr>
    </w:lvl>
    <w:lvl w:ilvl="5" w:tplc="B07C30F2" w:tentative="1">
      <w:start w:val="1"/>
      <w:numFmt w:val="bullet"/>
      <w:lvlText w:val="•"/>
      <w:lvlJc w:val="left"/>
      <w:pPr>
        <w:tabs>
          <w:tab w:val="num" w:pos="4320"/>
        </w:tabs>
        <w:ind w:left="4320" w:hanging="360"/>
      </w:pPr>
      <w:rPr>
        <w:rFonts w:ascii="Arial" w:hAnsi="Arial" w:hint="default"/>
      </w:rPr>
    </w:lvl>
    <w:lvl w:ilvl="6" w:tplc="41446138" w:tentative="1">
      <w:start w:val="1"/>
      <w:numFmt w:val="bullet"/>
      <w:lvlText w:val="•"/>
      <w:lvlJc w:val="left"/>
      <w:pPr>
        <w:tabs>
          <w:tab w:val="num" w:pos="5040"/>
        </w:tabs>
        <w:ind w:left="5040" w:hanging="360"/>
      </w:pPr>
      <w:rPr>
        <w:rFonts w:ascii="Arial" w:hAnsi="Arial" w:hint="default"/>
      </w:rPr>
    </w:lvl>
    <w:lvl w:ilvl="7" w:tplc="18549BCE" w:tentative="1">
      <w:start w:val="1"/>
      <w:numFmt w:val="bullet"/>
      <w:lvlText w:val="•"/>
      <w:lvlJc w:val="left"/>
      <w:pPr>
        <w:tabs>
          <w:tab w:val="num" w:pos="5760"/>
        </w:tabs>
        <w:ind w:left="5760" w:hanging="360"/>
      </w:pPr>
      <w:rPr>
        <w:rFonts w:ascii="Arial" w:hAnsi="Arial" w:hint="default"/>
      </w:rPr>
    </w:lvl>
    <w:lvl w:ilvl="8" w:tplc="99A4C08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7B96762"/>
    <w:multiLevelType w:val="hybridMultilevel"/>
    <w:tmpl w:val="7C9CD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3D06C6"/>
    <w:multiLevelType w:val="multilevel"/>
    <w:tmpl w:val="FF529162"/>
    <w:lvl w:ilvl="0">
      <w:start w:val="1"/>
      <w:numFmt w:val="decimal"/>
      <w:lvlText w:val="%1."/>
      <w:lvlJc w:val="left"/>
      <w:pPr>
        <w:ind w:left="1080" w:hanging="360"/>
      </w:pPr>
      <w:rPr>
        <w:rFonts w:hint="default"/>
        <w:b w:val="0"/>
        <w:bCs/>
      </w:rPr>
    </w:lvl>
    <w:lvl w:ilvl="1">
      <w:start w:val="4"/>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3E186007"/>
    <w:multiLevelType w:val="multilevel"/>
    <w:tmpl w:val="692AD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6511DF"/>
    <w:multiLevelType w:val="multilevel"/>
    <w:tmpl w:val="887A2906"/>
    <w:lvl w:ilvl="0">
      <w:start w:val="3"/>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5"/>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5" w15:restartNumberingAfterBreak="0">
    <w:nsid w:val="443C77B0"/>
    <w:multiLevelType w:val="hybridMultilevel"/>
    <w:tmpl w:val="EF2644B8"/>
    <w:lvl w:ilvl="0" w:tplc="94145BF8">
      <w:start w:val="1"/>
      <w:numFmt w:val="bullet"/>
      <w:lvlText w:val="•"/>
      <w:lvlJc w:val="left"/>
      <w:pPr>
        <w:tabs>
          <w:tab w:val="num" w:pos="720"/>
        </w:tabs>
        <w:ind w:left="720" w:hanging="360"/>
      </w:pPr>
      <w:rPr>
        <w:rFonts w:ascii="Arial" w:hAnsi="Arial" w:hint="default"/>
      </w:rPr>
    </w:lvl>
    <w:lvl w:ilvl="1" w:tplc="B9CE9860" w:tentative="1">
      <w:start w:val="1"/>
      <w:numFmt w:val="bullet"/>
      <w:lvlText w:val="•"/>
      <w:lvlJc w:val="left"/>
      <w:pPr>
        <w:tabs>
          <w:tab w:val="num" w:pos="1440"/>
        </w:tabs>
        <w:ind w:left="1440" w:hanging="360"/>
      </w:pPr>
      <w:rPr>
        <w:rFonts w:ascii="Arial" w:hAnsi="Arial" w:hint="default"/>
      </w:rPr>
    </w:lvl>
    <w:lvl w:ilvl="2" w:tplc="4B30CC8E" w:tentative="1">
      <w:start w:val="1"/>
      <w:numFmt w:val="bullet"/>
      <w:lvlText w:val="•"/>
      <w:lvlJc w:val="left"/>
      <w:pPr>
        <w:tabs>
          <w:tab w:val="num" w:pos="2160"/>
        </w:tabs>
        <w:ind w:left="2160" w:hanging="360"/>
      </w:pPr>
      <w:rPr>
        <w:rFonts w:ascii="Arial" w:hAnsi="Arial" w:hint="default"/>
      </w:rPr>
    </w:lvl>
    <w:lvl w:ilvl="3" w:tplc="20EE93EA" w:tentative="1">
      <w:start w:val="1"/>
      <w:numFmt w:val="bullet"/>
      <w:lvlText w:val="•"/>
      <w:lvlJc w:val="left"/>
      <w:pPr>
        <w:tabs>
          <w:tab w:val="num" w:pos="2880"/>
        </w:tabs>
        <w:ind w:left="2880" w:hanging="360"/>
      </w:pPr>
      <w:rPr>
        <w:rFonts w:ascii="Arial" w:hAnsi="Arial" w:hint="default"/>
      </w:rPr>
    </w:lvl>
    <w:lvl w:ilvl="4" w:tplc="F8B61BF2" w:tentative="1">
      <w:start w:val="1"/>
      <w:numFmt w:val="bullet"/>
      <w:lvlText w:val="•"/>
      <w:lvlJc w:val="left"/>
      <w:pPr>
        <w:tabs>
          <w:tab w:val="num" w:pos="3600"/>
        </w:tabs>
        <w:ind w:left="3600" w:hanging="360"/>
      </w:pPr>
      <w:rPr>
        <w:rFonts w:ascii="Arial" w:hAnsi="Arial" w:hint="default"/>
      </w:rPr>
    </w:lvl>
    <w:lvl w:ilvl="5" w:tplc="5E8486D2" w:tentative="1">
      <w:start w:val="1"/>
      <w:numFmt w:val="bullet"/>
      <w:lvlText w:val="•"/>
      <w:lvlJc w:val="left"/>
      <w:pPr>
        <w:tabs>
          <w:tab w:val="num" w:pos="4320"/>
        </w:tabs>
        <w:ind w:left="4320" w:hanging="360"/>
      </w:pPr>
      <w:rPr>
        <w:rFonts w:ascii="Arial" w:hAnsi="Arial" w:hint="default"/>
      </w:rPr>
    </w:lvl>
    <w:lvl w:ilvl="6" w:tplc="CBC4D6AE" w:tentative="1">
      <w:start w:val="1"/>
      <w:numFmt w:val="bullet"/>
      <w:lvlText w:val="•"/>
      <w:lvlJc w:val="left"/>
      <w:pPr>
        <w:tabs>
          <w:tab w:val="num" w:pos="5040"/>
        </w:tabs>
        <w:ind w:left="5040" w:hanging="360"/>
      </w:pPr>
      <w:rPr>
        <w:rFonts w:ascii="Arial" w:hAnsi="Arial" w:hint="default"/>
      </w:rPr>
    </w:lvl>
    <w:lvl w:ilvl="7" w:tplc="852EA514" w:tentative="1">
      <w:start w:val="1"/>
      <w:numFmt w:val="bullet"/>
      <w:lvlText w:val="•"/>
      <w:lvlJc w:val="left"/>
      <w:pPr>
        <w:tabs>
          <w:tab w:val="num" w:pos="5760"/>
        </w:tabs>
        <w:ind w:left="5760" w:hanging="360"/>
      </w:pPr>
      <w:rPr>
        <w:rFonts w:ascii="Arial" w:hAnsi="Arial" w:hint="default"/>
      </w:rPr>
    </w:lvl>
    <w:lvl w:ilvl="8" w:tplc="8B32708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5D65FF5"/>
    <w:multiLevelType w:val="hybridMultilevel"/>
    <w:tmpl w:val="24F2B7CA"/>
    <w:lvl w:ilvl="0" w:tplc="2E025CA4">
      <w:start w:val="1"/>
      <w:numFmt w:val="bullet"/>
      <w:lvlText w:val="•"/>
      <w:lvlJc w:val="left"/>
      <w:pPr>
        <w:tabs>
          <w:tab w:val="num" w:pos="720"/>
        </w:tabs>
        <w:ind w:left="720" w:hanging="360"/>
      </w:pPr>
      <w:rPr>
        <w:rFonts w:ascii="Arial" w:hAnsi="Arial" w:hint="default"/>
      </w:rPr>
    </w:lvl>
    <w:lvl w:ilvl="1" w:tplc="71C88C2C" w:tentative="1">
      <w:start w:val="1"/>
      <w:numFmt w:val="bullet"/>
      <w:lvlText w:val="•"/>
      <w:lvlJc w:val="left"/>
      <w:pPr>
        <w:tabs>
          <w:tab w:val="num" w:pos="1440"/>
        </w:tabs>
        <w:ind w:left="1440" w:hanging="360"/>
      </w:pPr>
      <w:rPr>
        <w:rFonts w:ascii="Arial" w:hAnsi="Arial" w:hint="default"/>
      </w:rPr>
    </w:lvl>
    <w:lvl w:ilvl="2" w:tplc="FE3AA418" w:tentative="1">
      <w:start w:val="1"/>
      <w:numFmt w:val="bullet"/>
      <w:lvlText w:val="•"/>
      <w:lvlJc w:val="left"/>
      <w:pPr>
        <w:tabs>
          <w:tab w:val="num" w:pos="2160"/>
        </w:tabs>
        <w:ind w:left="2160" w:hanging="360"/>
      </w:pPr>
      <w:rPr>
        <w:rFonts w:ascii="Arial" w:hAnsi="Arial" w:hint="default"/>
      </w:rPr>
    </w:lvl>
    <w:lvl w:ilvl="3" w:tplc="B6AC5DCC" w:tentative="1">
      <w:start w:val="1"/>
      <w:numFmt w:val="bullet"/>
      <w:lvlText w:val="•"/>
      <w:lvlJc w:val="left"/>
      <w:pPr>
        <w:tabs>
          <w:tab w:val="num" w:pos="2880"/>
        </w:tabs>
        <w:ind w:left="2880" w:hanging="360"/>
      </w:pPr>
      <w:rPr>
        <w:rFonts w:ascii="Arial" w:hAnsi="Arial" w:hint="default"/>
      </w:rPr>
    </w:lvl>
    <w:lvl w:ilvl="4" w:tplc="CA3846AE" w:tentative="1">
      <w:start w:val="1"/>
      <w:numFmt w:val="bullet"/>
      <w:lvlText w:val="•"/>
      <w:lvlJc w:val="left"/>
      <w:pPr>
        <w:tabs>
          <w:tab w:val="num" w:pos="3600"/>
        </w:tabs>
        <w:ind w:left="3600" w:hanging="360"/>
      </w:pPr>
      <w:rPr>
        <w:rFonts w:ascii="Arial" w:hAnsi="Arial" w:hint="default"/>
      </w:rPr>
    </w:lvl>
    <w:lvl w:ilvl="5" w:tplc="F8E653F4" w:tentative="1">
      <w:start w:val="1"/>
      <w:numFmt w:val="bullet"/>
      <w:lvlText w:val="•"/>
      <w:lvlJc w:val="left"/>
      <w:pPr>
        <w:tabs>
          <w:tab w:val="num" w:pos="4320"/>
        </w:tabs>
        <w:ind w:left="4320" w:hanging="360"/>
      </w:pPr>
      <w:rPr>
        <w:rFonts w:ascii="Arial" w:hAnsi="Arial" w:hint="default"/>
      </w:rPr>
    </w:lvl>
    <w:lvl w:ilvl="6" w:tplc="352C3D4A" w:tentative="1">
      <w:start w:val="1"/>
      <w:numFmt w:val="bullet"/>
      <w:lvlText w:val="•"/>
      <w:lvlJc w:val="left"/>
      <w:pPr>
        <w:tabs>
          <w:tab w:val="num" w:pos="5040"/>
        </w:tabs>
        <w:ind w:left="5040" w:hanging="360"/>
      </w:pPr>
      <w:rPr>
        <w:rFonts w:ascii="Arial" w:hAnsi="Arial" w:hint="default"/>
      </w:rPr>
    </w:lvl>
    <w:lvl w:ilvl="7" w:tplc="B3380704" w:tentative="1">
      <w:start w:val="1"/>
      <w:numFmt w:val="bullet"/>
      <w:lvlText w:val="•"/>
      <w:lvlJc w:val="left"/>
      <w:pPr>
        <w:tabs>
          <w:tab w:val="num" w:pos="5760"/>
        </w:tabs>
        <w:ind w:left="5760" w:hanging="360"/>
      </w:pPr>
      <w:rPr>
        <w:rFonts w:ascii="Arial" w:hAnsi="Arial" w:hint="default"/>
      </w:rPr>
    </w:lvl>
    <w:lvl w:ilvl="8" w:tplc="924CF5B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6D175D5"/>
    <w:multiLevelType w:val="hybridMultilevel"/>
    <w:tmpl w:val="15F84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FE4A9C"/>
    <w:multiLevelType w:val="hybridMultilevel"/>
    <w:tmpl w:val="2422B8BE"/>
    <w:lvl w:ilvl="0" w:tplc="0A443294">
      <w:start w:val="1"/>
      <w:numFmt w:val="bullet"/>
      <w:lvlText w:val="•"/>
      <w:lvlJc w:val="left"/>
      <w:pPr>
        <w:tabs>
          <w:tab w:val="num" w:pos="720"/>
        </w:tabs>
        <w:ind w:left="720" w:hanging="360"/>
      </w:pPr>
      <w:rPr>
        <w:rFonts w:ascii="Arial" w:hAnsi="Arial" w:hint="default"/>
      </w:rPr>
    </w:lvl>
    <w:lvl w:ilvl="1" w:tplc="A0546390" w:tentative="1">
      <w:start w:val="1"/>
      <w:numFmt w:val="bullet"/>
      <w:lvlText w:val="•"/>
      <w:lvlJc w:val="left"/>
      <w:pPr>
        <w:tabs>
          <w:tab w:val="num" w:pos="1440"/>
        </w:tabs>
        <w:ind w:left="1440" w:hanging="360"/>
      </w:pPr>
      <w:rPr>
        <w:rFonts w:ascii="Arial" w:hAnsi="Arial" w:hint="default"/>
      </w:rPr>
    </w:lvl>
    <w:lvl w:ilvl="2" w:tplc="24009FBE" w:tentative="1">
      <w:start w:val="1"/>
      <w:numFmt w:val="bullet"/>
      <w:lvlText w:val="•"/>
      <w:lvlJc w:val="left"/>
      <w:pPr>
        <w:tabs>
          <w:tab w:val="num" w:pos="2160"/>
        </w:tabs>
        <w:ind w:left="2160" w:hanging="360"/>
      </w:pPr>
      <w:rPr>
        <w:rFonts w:ascii="Arial" w:hAnsi="Arial" w:hint="default"/>
      </w:rPr>
    </w:lvl>
    <w:lvl w:ilvl="3" w:tplc="BD062A56" w:tentative="1">
      <w:start w:val="1"/>
      <w:numFmt w:val="bullet"/>
      <w:lvlText w:val="•"/>
      <w:lvlJc w:val="left"/>
      <w:pPr>
        <w:tabs>
          <w:tab w:val="num" w:pos="2880"/>
        </w:tabs>
        <w:ind w:left="2880" w:hanging="360"/>
      </w:pPr>
      <w:rPr>
        <w:rFonts w:ascii="Arial" w:hAnsi="Arial" w:hint="default"/>
      </w:rPr>
    </w:lvl>
    <w:lvl w:ilvl="4" w:tplc="892CF94C" w:tentative="1">
      <w:start w:val="1"/>
      <w:numFmt w:val="bullet"/>
      <w:lvlText w:val="•"/>
      <w:lvlJc w:val="left"/>
      <w:pPr>
        <w:tabs>
          <w:tab w:val="num" w:pos="3600"/>
        </w:tabs>
        <w:ind w:left="3600" w:hanging="360"/>
      </w:pPr>
      <w:rPr>
        <w:rFonts w:ascii="Arial" w:hAnsi="Arial" w:hint="default"/>
      </w:rPr>
    </w:lvl>
    <w:lvl w:ilvl="5" w:tplc="94F60908" w:tentative="1">
      <w:start w:val="1"/>
      <w:numFmt w:val="bullet"/>
      <w:lvlText w:val="•"/>
      <w:lvlJc w:val="left"/>
      <w:pPr>
        <w:tabs>
          <w:tab w:val="num" w:pos="4320"/>
        </w:tabs>
        <w:ind w:left="4320" w:hanging="360"/>
      </w:pPr>
      <w:rPr>
        <w:rFonts w:ascii="Arial" w:hAnsi="Arial" w:hint="default"/>
      </w:rPr>
    </w:lvl>
    <w:lvl w:ilvl="6" w:tplc="F0B27E0A" w:tentative="1">
      <w:start w:val="1"/>
      <w:numFmt w:val="bullet"/>
      <w:lvlText w:val="•"/>
      <w:lvlJc w:val="left"/>
      <w:pPr>
        <w:tabs>
          <w:tab w:val="num" w:pos="5040"/>
        </w:tabs>
        <w:ind w:left="5040" w:hanging="360"/>
      </w:pPr>
      <w:rPr>
        <w:rFonts w:ascii="Arial" w:hAnsi="Arial" w:hint="default"/>
      </w:rPr>
    </w:lvl>
    <w:lvl w:ilvl="7" w:tplc="B3A0A78A" w:tentative="1">
      <w:start w:val="1"/>
      <w:numFmt w:val="bullet"/>
      <w:lvlText w:val="•"/>
      <w:lvlJc w:val="left"/>
      <w:pPr>
        <w:tabs>
          <w:tab w:val="num" w:pos="5760"/>
        </w:tabs>
        <w:ind w:left="5760" w:hanging="360"/>
      </w:pPr>
      <w:rPr>
        <w:rFonts w:ascii="Arial" w:hAnsi="Arial" w:hint="default"/>
      </w:rPr>
    </w:lvl>
    <w:lvl w:ilvl="8" w:tplc="075A811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C256E5B"/>
    <w:multiLevelType w:val="hybridMultilevel"/>
    <w:tmpl w:val="B2829DB4"/>
    <w:lvl w:ilvl="0" w:tplc="7C0AFE1C">
      <w:start w:val="1"/>
      <w:numFmt w:val="bullet"/>
      <w:lvlText w:val="•"/>
      <w:lvlJc w:val="left"/>
      <w:pPr>
        <w:tabs>
          <w:tab w:val="num" w:pos="720"/>
        </w:tabs>
        <w:ind w:left="720" w:hanging="360"/>
      </w:pPr>
      <w:rPr>
        <w:rFonts w:ascii="Arial" w:hAnsi="Arial" w:hint="default"/>
      </w:rPr>
    </w:lvl>
    <w:lvl w:ilvl="1" w:tplc="2EB41DA4" w:tentative="1">
      <w:start w:val="1"/>
      <w:numFmt w:val="bullet"/>
      <w:lvlText w:val="•"/>
      <w:lvlJc w:val="left"/>
      <w:pPr>
        <w:tabs>
          <w:tab w:val="num" w:pos="1440"/>
        </w:tabs>
        <w:ind w:left="1440" w:hanging="360"/>
      </w:pPr>
      <w:rPr>
        <w:rFonts w:ascii="Arial" w:hAnsi="Arial" w:hint="default"/>
      </w:rPr>
    </w:lvl>
    <w:lvl w:ilvl="2" w:tplc="92FC71F4" w:tentative="1">
      <w:start w:val="1"/>
      <w:numFmt w:val="bullet"/>
      <w:lvlText w:val="•"/>
      <w:lvlJc w:val="left"/>
      <w:pPr>
        <w:tabs>
          <w:tab w:val="num" w:pos="2160"/>
        </w:tabs>
        <w:ind w:left="2160" w:hanging="360"/>
      </w:pPr>
      <w:rPr>
        <w:rFonts w:ascii="Arial" w:hAnsi="Arial" w:hint="default"/>
      </w:rPr>
    </w:lvl>
    <w:lvl w:ilvl="3" w:tplc="274A83EA" w:tentative="1">
      <w:start w:val="1"/>
      <w:numFmt w:val="bullet"/>
      <w:lvlText w:val="•"/>
      <w:lvlJc w:val="left"/>
      <w:pPr>
        <w:tabs>
          <w:tab w:val="num" w:pos="2880"/>
        </w:tabs>
        <w:ind w:left="2880" w:hanging="360"/>
      </w:pPr>
      <w:rPr>
        <w:rFonts w:ascii="Arial" w:hAnsi="Arial" w:hint="default"/>
      </w:rPr>
    </w:lvl>
    <w:lvl w:ilvl="4" w:tplc="251C1FEA" w:tentative="1">
      <w:start w:val="1"/>
      <w:numFmt w:val="bullet"/>
      <w:lvlText w:val="•"/>
      <w:lvlJc w:val="left"/>
      <w:pPr>
        <w:tabs>
          <w:tab w:val="num" w:pos="3600"/>
        </w:tabs>
        <w:ind w:left="3600" w:hanging="360"/>
      </w:pPr>
      <w:rPr>
        <w:rFonts w:ascii="Arial" w:hAnsi="Arial" w:hint="default"/>
      </w:rPr>
    </w:lvl>
    <w:lvl w:ilvl="5" w:tplc="A1605A3C" w:tentative="1">
      <w:start w:val="1"/>
      <w:numFmt w:val="bullet"/>
      <w:lvlText w:val="•"/>
      <w:lvlJc w:val="left"/>
      <w:pPr>
        <w:tabs>
          <w:tab w:val="num" w:pos="4320"/>
        </w:tabs>
        <w:ind w:left="4320" w:hanging="360"/>
      </w:pPr>
      <w:rPr>
        <w:rFonts w:ascii="Arial" w:hAnsi="Arial" w:hint="default"/>
      </w:rPr>
    </w:lvl>
    <w:lvl w:ilvl="6" w:tplc="2DE06B16" w:tentative="1">
      <w:start w:val="1"/>
      <w:numFmt w:val="bullet"/>
      <w:lvlText w:val="•"/>
      <w:lvlJc w:val="left"/>
      <w:pPr>
        <w:tabs>
          <w:tab w:val="num" w:pos="5040"/>
        </w:tabs>
        <w:ind w:left="5040" w:hanging="360"/>
      </w:pPr>
      <w:rPr>
        <w:rFonts w:ascii="Arial" w:hAnsi="Arial" w:hint="default"/>
      </w:rPr>
    </w:lvl>
    <w:lvl w:ilvl="7" w:tplc="AB160FCC" w:tentative="1">
      <w:start w:val="1"/>
      <w:numFmt w:val="bullet"/>
      <w:lvlText w:val="•"/>
      <w:lvlJc w:val="left"/>
      <w:pPr>
        <w:tabs>
          <w:tab w:val="num" w:pos="5760"/>
        </w:tabs>
        <w:ind w:left="5760" w:hanging="360"/>
      </w:pPr>
      <w:rPr>
        <w:rFonts w:ascii="Arial" w:hAnsi="Arial" w:hint="default"/>
      </w:rPr>
    </w:lvl>
    <w:lvl w:ilvl="8" w:tplc="68EC93E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C9656AF"/>
    <w:multiLevelType w:val="hybridMultilevel"/>
    <w:tmpl w:val="AECC38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667DB7"/>
    <w:multiLevelType w:val="multilevel"/>
    <w:tmpl w:val="5F268A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F73421"/>
    <w:multiLevelType w:val="hybridMultilevel"/>
    <w:tmpl w:val="F1CEFF9C"/>
    <w:lvl w:ilvl="0" w:tplc="BC849D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28F6FBD"/>
    <w:multiLevelType w:val="multilevel"/>
    <w:tmpl w:val="E9DC1F0A"/>
    <w:lvl w:ilvl="0">
      <w:start w:val="3"/>
      <w:numFmt w:val="decimal"/>
      <w:lvlText w:val="%1"/>
      <w:lvlJc w:val="left"/>
      <w:pPr>
        <w:ind w:left="660" w:hanging="660"/>
      </w:pPr>
      <w:rPr>
        <w:rFonts w:hint="default"/>
      </w:rPr>
    </w:lvl>
    <w:lvl w:ilvl="1">
      <w:start w:val="3"/>
      <w:numFmt w:val="decimal"/>
      <w:lvlText w:val="%1.%2"/>
      <w:lvlJc w:val="left"/>
      <w:pPr>
        <w:ind w:left="820" w:hanging="660"/>
      </w:pPr>
      <w:rPr>
        <w:rFonts w:hint="default"/>
      </w:rPr>
    </w:lvl>
    <w:lvl w:ilvl="2">
      <w:start w:val="2"/>
      <w:numFmt w:val="decimal"/>
      <w:lvlText w:val="%1.%2.%3"/>
      <w:lvlJc w:val="left"/>
      <w:pPr>
        <w:ind w:left="1040" w:hanging="720"/>
      </w:pPr>
      <w:rPr>
        <w:rFonts w:hint="default"/>
      </w:rPr>
    </w:lvl>
    <w:lvl w:ilvl="3">
      <w:start w:val="2"/>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34" w15:restartNumberingAfterBreak="0">
    <w:nsid w:val="54B900C3"/>
    <w:multiLevelType w:val="hybridMultilevel"/>
    <w:tmpl w:val="B25E3208"/>
    <w:lvl w:ilvl="0" w:tplc="AB50A1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57310F"/>
    <w:multiLevelType w:val="hybridMultilevel"/>
    <w:tmpl w:val="809AF9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B83EBC"/>
    <w:multiLevelType w:val="hybridMultilevel"/>
    <w:tmpl w:val="2F681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6A4B9B"/>
    <w:multiLevelType w:val="multilevel"/>
    <w:tmpl w:val="952408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EA0160"/>
    <w:multiLevelType w:val="hybridMultilevel"/>
    <w:tmpl w:val="B63C9C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CC4186"/>
    <w:multiLevelType w:val="hybridMultilevel"/>
    <w:tmpl w:val="04E63D60"/>
    <w:lvl w:ilvl="0" w:tplc="167E3CA2">
      <w:start w:val="1"/>
      <w:numFmt w:val="bullet"/>
      <w:lvlText w:val="•"/>
      <w:lvlJc w:val="left"/>
      <w:pPr>
        <w:tabs>
          <w:tab w:val="num" w:pos="720"/>
        </w:tabs>
        <w:ind w:left="720" w:hanging="360"/>
      </w:pPr>
      <w:rPr>
        <w:rFonts w:ascii="Arial" w:hAnsi="Arial" w:hint="default"/>
      </w:rPr>
    </w:lvl>
    <w:lvl w:ilvl="1" w:tplc="8386124E" w:tentative="1">
      <w:start w:val="1"/>
      <w:numFmt w:val="bullet"/>
      <w:lvlText w:val="•"/>
      <w:lvlJc w:val="left"/>
      <w:pPr>
        <w:tabs>
          <w:tab w:val="num" w:pos="1440"/>
        </w:tabs>
        <w:ind w:left="1440" w:hanging="360"/>
      </w:pPr>
      <w:rPr>
        <w:rFonts w:ascii="Arial" w:hAnsi="Arial" w:hint="default"/>
      </w:rPr>
    </w:lvl>
    <w:lvl w:ilvl="2" w:tplc="8C028BC2" w:tentative="1">
      <w:start w:val="1"/>
      <w:numFmt w:val="bullet"/>
      <w:lvlText w:val="•"/>
      <w:lvlJc w:val="left"/>
      <w:pPr>
        <w:tabs>
          <w:tab w:val="num" w:pos="2160"/>
        </w:tabs>
        <w:ind w:left="2160" w:hanging="360"/>
      </w:pPr>
      <w:rPr>
        <w:rFonts w:ascii="Arial" w:hAnsi="Arial" w:hint="default"/>
      </w:rPr>
    </w:lvl>
    <w:lvl w:ilvl="3" w:tplc="0FAA3946" w:tentative="1">
      <w:start w:val="1"/>
      <w:numFmt w:val="bullet"/>
      <w:lvlText w:val="•"/>
      <w:lvlJc w:val="left"/>
      <w:pPr>
        <w:tabs>
          <w:tab w:val="num" w:pos="2880"/>
        </w:tabs>
        <w:ind w:left="2880" w:hanging="360"/>
      </w:pPr>
      <w:rPr>
        <w:rFonts w:ascii="Arial" w:hAnsi="Arial" w:hint="default"/>
      </w:rPr>
    </w:lvl>
    <w:lvl w:ilvl="4" w:tplc="8CF4FBF2" w:tentative="1">
      <w:start w:val="1"/>
      <w:numFmt w:val="bullet"/>
      <w:lvlText w:val="•"/>
      <w:lvlJc w:val="left"/>
      <w:pPr>
        <w:tabs>
          <w:tab w:val="num" w:pos="3600"/>
        </w:tabs>
        <w:ind w:left="3600" w:hanging="360"/>
      </w:pPr>
      <w:rPr>
        <w:rFonts w:ascii="Arial" w:hAnsi="Arial" w:hint="default"/>
      </w:rPr>
    </w:lvl>
    <w:lvl w:ilvl="5" w:tplc="3A148F18" w:tentative="1">
      <w:start w:val="1"/>
      <w:numFmt w:val="bullet"/>
      <w:lvlText w:val="•"/>
      <w:lvlJc w:val="left"/>
      <w:pPr>
        <w:tabs>
          <w:tab w:val="num" w:pos="4320"/>
        </w:tabs>
        <w:ind w:left="4320" w:hanging="360"/>
      </w:pPr>
      <w:rPr>
        <w:rFonts w:ascii="Arial" w:hAnsi="Arial" w:hint="default"/>
      </w:rPr>
    </w:lvl>
    <w:lvl w:ilvl="6" w:tplc="28EAF024" w:tentative="1">
      <w:start w:val="1"/>
      <w:numFmt w:val="bullet"/>
      <w:lvlText w:val="•"/>
      <w:lvlJc w:val="left"/>
      <w:pPr>
        <w:tabs>
          <w:tab w:val="num" w:pos="5040"/>
        </w:tabs>
        <w:ind w:left="5040" w:hanging="360"/>
      </w:pPr>
      <w:rPr>
        <w:rFonts w:ascii="Arial" w:hAnsi="Arial" w:hint="default"/>
      </w:rPr>
    </w:lvl>
    <w:lvl w:ilvl="7" w:tplc="523C62E4" w:tentative="1">
      <w:start w:val="1"/>
      <w:numFmt w:val="bullet"/>
      <w:lvlText w:val="•"/>
      <w:lvlJc w:val="left"/>
      <w:pPr>
        <w:tabs>
          <w:tab w:val="num" w:pos="5760"/>
        </w:tabs>
        <w:ind w:left="5760" w:hanging="360"/>
      </w:pPr>
      <w:rPr>
        <w:rFonts w:ascii="Arial" w:hAnsi="Arial" w:hint="default"/>
      </w:rPr>
    </w:lvl>
    <w:lvl w:ilvl="8" w:tplc="42A6619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5ED84536"/>
    <w:multiLevelType w:val="multilevel"/>
    <w:tmpl w:val="C3DEBB0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1" w15:restartNumberingAfterBreak="0">
    <w:nsid w:val="6143079E"/>
    <w:multiLevelType w:val="multilevel"/>
    <w:tmpl w:val="BBA654DC"/>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26B6604"/>
    <w:multiLevelType w:val="hybridMultilevel"/>
    <w:tmpl w:val="C94E51E4"/>
    <w:lvl w:ilvl="0" w:tplc="00563822">
      <w:start w:val="1"/>
      <w:numFmt w:val="bullet"/>
      <w:lvlText w:val="•"/>
      <w:lvlJc w:val="left"/>
      <w:pPr>
        <w:tabs>
          <w:tab w:val="num" w:pos="720"/>
        </w:tabs>
        <w:ind w:left="720" w:hanging="360"/>
      </w:pPr>
      <w:rPr>
        <w:rFonts w:ascii="Arial" w:hAnsi="Arial" w:hint="default"/>
      </w:rPr>
    </w:lvl>
    <w:lvl w:ilvl="1" w:tplc="D0861F5C" w:tentative="1">
      <w:start w:val="1"/>
      <w:numFmt w:val="bullet"/>
      <w:lvlText w:val="•"/>
      <w:lvlJc w:val="left"/>
      <w:pPr>
        <w:tabs>
          <w:tab w:val="num" w:pos="1440"/>
        </w:tabs>
        <w:ind w:left="1440" w:hanging="360"/>
      </w:pPr>
      <w:rPr>
        <w:rFonts w:ascii="Arial" w:hAnsi="Arial" w:hint="default"/>
      </w:rPr>
    </w:lvl>
    <w:lvl w:ilvl="2" w:tplc="4D6214EA" w:tentative="1">
      <w:start w:val="1"/>
      <w:numFmt w:val="bullet"/>
      <w:lvlText w:val="•"/>
      <w:lvlJc w:val="left"/>
      <w:pPr>
        <w:tabs>
          <w:tab w:val="num" w:pos="2160"/>
        </w:tabs>
        <w:ind w:left="2160" w:hanging="360"/>
      </w:pPr>
      <w:rPr>
        <w:rFonts w:ascii="Arial" w:hAnsi="Arial" w:hint="default"/>
      </w:rPr>
    </w:lvl>
    <w:lvl w:ilvl="3" w:tplc="B2388B86" w:tentative="1">
      <w:start w:val="1"/>
      <w:numFmt w:val="bullet"/>
      <w:lvlText w:val="•"/>
      <w:lvlJc w:val="left"/>
      <w:pPr>
        <w:tabs>
          <w:tab w:val="num" w:pos="2880"/>
        </w:tabs>
        <w:ind w:left="2880" w:hanging="360"/>
      </w:pPr>
      <w:rPr>
        <w:rFonts w:ascii="Arial" w:hAnsi="Arial" w:hint="default"/>
      </w:rPr>
    </w:lvl>
    <w:lvl w:ilvl="4" w:tplc="FE0A91DA" w:tentative="1">
      <w:start w:val="1"/>
      <w:numFmt w:val="bullet"/>
      <w:lvlText w:val="•"/>
      <w:lvlJc w:val="left"/>
      <w:pPr>
        <w:tabs>
          <w:tab w:val="num" w:pos="3600"/>
        </w:tabs>
        <w:ind w:left="3600" w:hanging="360"/>
      </w:pPr>
      <w:rPr>
        <w:rFonts w:ascii="Arial" w:hAnsi="Arial" w:hint="default"/>
      </w:rPr>
    </w:lvl>
    <w:lvl w:ilvl="5" w:tplc="CBE83444" w:tentative="1">
      <w:start w:val="1"/>
      <w:numFmt w:val="bullet"/>
      <w:lvlText w:val="•"/>
      <w:lvlJc w:val="left"/>
      <w:pPr>
        <w:tabs>
          <w:tab w:val="num" w:pos="4320"/>
        </w:tabs>
        <w:ind w:left="4320" w:hanging="360"/>
      </w:pPr>
      <w:rPr>
        <w:rFonts w:ascii="Arial" w:hAnsi="Arial" w:hint="default"/>
      </w:rPr>
    </w:lvl>
    <w:lvl w:ilvl="6" w:tplc="A2FAFFAA" w:tentative="1">
      <w:start w:val="1"/>
      <w:numFmt w:val="bullet"/>
      <w:lvlText w:val="•"/>
      <w:lvlJc w:val="left"/>
      <w:pPr>
        <w:tabs>
          <w:tab w:val="num" w:pos="5040"/>
        </w:tabs>
        <w:ind w:left="5040" w:hanging="360"/>
      </w:pPr>
      <w:rPr>
        <w:rFonts w:ascii="Arial" w:hAnsi="Arial" w:hint="default"/>
      </w:rPr>
    </w:lvl>
    <w:lvl w:ilvl="7" w:tplc="CACC9FBE" w:tentative="1">
      <w:start w:val="1"/>
      <w:numFmt w:val="bullet"/>
      <w:lvlText w:val="•"/>
      <w:lvlJc w:val="left"/>
      <w:pPr>
        <w:tabs>
          <w:tab w:val="num" w:pos="5760"/>
        </w:tabs>
        <w:ind w:left="5760" w:hanging="360"/>
      </w:pPr>
      <w:rPr>
        <w:rFonts w:ascii="Arial" w:hAnsi="Arial" w:hint="default"/>
      </w:rPr>
    </w:lvl>
    <w:lvl w:ilvl="8" w:tplc="E45A06E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8973E13"/>
    <w:multiLevelType w:val="hybridMultilevel"/>
    <w:tmpl w:val="5E929AE4"/>
    <w:lvl w:ilvl="0" w:tplc="0378934C">
      <w:start w:val="1"/>
      <w:numFmt w:val="decimal"/>
      <w:lvlText w:val="%1."/>
      <w:lvlJc w:val="left"/>
      <w:pPr>
        <w:ind w:left="1080" w:hanging="360"/>
      </w:pPr>
      <w:rPr>
        <w:rFonts w:eastAsiaTheme="minorHAnsi" w:cstheme="minorBidi" w:hint="default"/>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D564752"/>
    <w:multiLevelType w:val="hybridMultilevel"/>
    <w:tmpl w:val="E940DE36"/>
    <w:lvl w:ilvl="0" w:tplc="15F6F3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5D3BE4"/>
    <w:multiLevelType w:val="hybridMultilevel"/>
    <w:tmpl w:val="EBEC4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184156"/>
    <w:multiLevelType w:val="multilevel"/>
    <w:tmpl w:val="9C3EA0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05285B"/>
    <w:multiLevelType w:val="hybridMultilevel"/>
    <w:tmpl w:val="D10443B2"/>
    <w:lvl w:ilvl="0" w:tplc="70143202">
      <w:start w:val="1"/>
      <w:numFmt w:val="bullet"/>
      <w:lvlText w:val="•"/>
      <w:lvlJc w:val="left"/>
      <w:pPr>
        <w:tabs>
          <w:tab w:val="num" w:pos="720"/>
        </w:tabs>
        <w:ind w:left="720" w:hanging="360"/>
      </w:pPr>
      <w:rPr>
        <w:rFonts w:ascii="Arial" w:hAnsi="Arial" w:hint="default"/>
      </w:rPr>
    </w:lvl>
    <w:lvl w:ilvl="1" w:tplc="E7D6C450" w:tentative="1">
      <w:start w:val="1"/>
      <w:numFmt w:val="bullet"/>
      <w:lvlText w:val="•"/>
      <w:lvlJc w:val="left"/>
      <w:pPr>
        <w:tabs>
          <w:tab w:val="num" w:pos="1440"/>
        </w:tabs>
        <w:ind w:left="1440" w:hanging="360"/>
      </w:pPr>
      <w:rPr>
        <w:rFonts w:ascii="Arial" w:hAnsi="Arial" w:hint="default"/>
      </w:rPr>
    </w:lvl>
    <w:lvl w:ilvl="2" w:tplc="E5929D66" w:tentative="1">
      <w:start w:val="1"/>
      <w:numFmt w:val="bullet"/>
      <w:lvlText w:val="•"/>
      <w:lvlJc w:val="left"/>
      <w:pPr>
        <w:tabs>
          <w:tab w:val="num" w:pos="2160"/>
        </w:tabs>
        <w:ind w:left="2160" w:hanging="360"/>
      </w:pPr>
      <w:rPr>
        <w:rFonts w:ascii="Arial" w:hAnsi="Arial" w:hint="default"/>
      </w:rPr>
    </w:lvl>
    <w:lvl w:ilvl="3" w:tplc="02303160" w:tentative="1">
      <w:start w:val="1"/>
      <w:numFmt w:val="bullet"/>
      <w:lvlText w:val="•"/>
      <w:lvlJc w:val="left"/>
      <w:pPr>
        <w:tabs>
          <w:tab w:val="num" w:pos="2880"/>
        </w:tabs>
        <w:ind w:left="2880" w:hanging="360"/>
      </w:pPr>
      <w:rPr>
        <w:rFonts w:ascii="Arial" w:hAnsi="Arial" w:hint="default"/>
      </w:rPr>
    </w:lvl>
    <w:lvl w:ilvl="4" w:tplc="7610DC5E" w:tentative="1">
      <w:start w:val="1"/>
      <w:numFmt w:val="bullet"/>
      <w:lvlText w:val="•"/>
      <w:lvlJc w:val="left"/>
      <w:pPr>
        <w:tabs>
          <w:tab w:val="num" w:pos="3600"/>
        </w:tabs>
        <w:ind w:left="3600" w:hanging="360"/>
      </w:pPr>
      <w:rPr>
        <w:rFonts w:ascii="Arial" w:hAnsi="Arial" w:hint="default"/>
      </w:rPr>
    </w:lvl>
    <w:lvl w:ilvl="5" w:tplc="A13E4626" w:tentative="1">
      <w:start w:val="1"/>
      <w:numFmt w:val="bullet"/>
      <w:lvlText w:val="•"/>
      <w:lvlJc w:val="left"/>
      <w:pPr>
        <w:tabs>
          <w:tab w:val="num" w:pos="4320"/>
        </w:tabs>
        <w:ind w:left="4320" w:hanging="360"/>
      </w:pPr>
      <w:rPr>
        <w:rFonts w:ascii="Arial" w:hAnsi="Arial" w:hint="default"/>
      </w:rPr>
    </w:lvl>
    <w:lvl w:ilvl="6" w:tplc="78E0CBC4" w:tentative="1">
      <w:start w:val="1"/>
      <w:numFmt w:val="bullet"/>
      <w:lvlText w:val="•"/>
      <w:lvlJc w:val="left"/>
      <w:pPr>
        <w:tabs>
          <w:tab w:val="num" w:pos="5040"/>
        </w:tabs>
        <w:ind w:left="5040" w:hanging="360"/>
      </w:pPr>
      <w:rPr>
        <w:rFonts w:ascii="Arial" w:hAnsi="Arial" w:hint="default"/>
      </w:rPr>
    </w:lvl>
    <w:lvl w:ilvl="7" w:tplc="B3F2DC52" w:tentative="1">
      <w:start w:val="1"/>
      <w:numFmt w:val="bullet"/>
      <w:lvlText w:val="•"/>
      <w:lvlJc w:val="left"/>
      <w:pPr>
        <w:tabs>
          <w:tab w:val="num" w:pos="5760"/>
        </w:tabs>
        <w:ind w:left="5760" w:hanging="360"/>
      </w:pPr>
      <w:rPr>
        <w:rFonts w:ascii="Arial" w:hAnsi="Arial" w:hint="default"/>
      </w:rPr>
    </w:lvl>
    <w:lvl w:ilvl="8" w:tplc="CF8E09F4"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BF13241"/>
    <w:multiLevelType w:val="hybridMultilevel"/>
    <w:tmpl w:val="ABEE55D0"/>
    <w:lvl w:ilvl="0" w:tplc="5AD894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F373A99"/>
    <w:multiLevelType w:val="multilevel"/>
    <w:tmpl w:val="6A14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7589646">
    <w:abstractNumId w:val="30"/>
  </w:num>
  <w:num w:numId="2" w16cid:durableId="634869311">
    <w:abstractNumId w:val="9"/>
  </w:num>
  <w:num w:numId="3" w16cid:durableId="430584853">
    <w:abstractNumId w:val="3"/>
  </w:num>
  <w:num w:numId="4" w16cid:durableId="329599191">
    <w:abstractNumId w:val="35"/>
  </w:num>
  <w:num w:numId="5" w16cid:durableId="1480539158">
    <w:abstractNumId w:val="13"/>
  </w:num>
  <w:num w:numId="6" w16cid:durableId="1196767634">
    <w:abstractNumId w:val="38"/>
  </w:num>
  <w:num w:numId="7" w16cid:durableId="192813467">
    <w:abstractNumId w:val="12"/>
  </w:num>
  <w:num w:numId="8" w16cid:durableId="979991637">
    <w:abstractNumId w:val="39"/>
  </w:num>
  <w:num w:numId="9" w16cid:durableId="1354041489">
    <w:abstractNumId w:val="7"/>
  </w:num>
  <w:num w:numId="10" w16cid:durableId="1468402319">
    <w:abstractNumId w:val="22"/>
  </w:num>
  <w:num w:numId="11" w16cid:durableId="431055530">
    <w:abstractNumId w:val="21"/>
  </w:num>
  <w:num w:numId="12" w16cid:durableId="811094362">
    <w:abstractNumId w:val="1"/>
  </w:num>
  <w:num w:numId="13" w16cid:durableId="1438986257">
    <w:abstractNumId w:val="5"/>
  </w:num>
  <w:num w:numId="14" w16cid:durableId="587228755">
    <w:abstractNumId w:val="44"/>
  </w:num>
  <w:num w:numId="15" w16cid:durableId="837235634">
    <w:abstractNumId w:val="27"/>
  </w:num>
  <w:num w:numId="16" w16cid:durableId="1957906923">
    <w:abstractNumId w:val="32"/>
  </w:num>
  <w:num w:numId="17" w16cid:durableId="1200557710">
    <w:abstractNumId w:val="40"/>
  </w:num>
  <w:num w:numId="18" w16cid:durableId="2099252204">
    <w:abstractNumId w:val="23"/>
  </w:num>
  <w:num w:numId="19" w16cid:durableId="297346535">
    <w:abstractNumId w:val="2"/>
  </w:num>
  <w:num w:numId="20" w16cid:durableId="1505707744">
    <w:abstractNumId w:val="31"/>
  </w:num>
  <w:num w:numId="21" w16cid:durableId="799688036">
    <w:abstractNumId w:val="11"/>
  </w:num>
  <w:num w:numId="22" w16cid:durableId="1775056278">
    <w:abstractNumId w:val="49"/>
  </w:num>
  <w:num w:numId="23" w16cid:durableId="925067623">
    <w:abstractNumId w:val="0"/>
  </w:num>
  <w:num w:numId="24" w16cid:durableId="87580475">
    <w:abstractNumId w:val="46"/>
  </w:num>
  <w:num w:numId="25" w16cid:durableId="497814491">
    <w:abstractNumId w:val="17"/>
  </w:num>
  <w:num w:numId="26" w16cid:durableId="1007710498">
    <w:abstractNumId w:val="37"/>
  </w:num>
  <w:num w:numId="27" w16cid:durableId="719788782">
    <w:abstractNumId w:val="8"/>
  </w:num>
  <w:num w:numId="28" w16cid:durableId="497624348">
    <w:abstractNumId w:val="28"/>
  </w:num>
  <w:num w:numId="29" w16cid:durableId="1920826711">
    <w:abstractNumId w:val="29"/>
  </w:num>
  <w:num w:numId="30" w16cid:durableId="1295209280">
    <w:abstractNumId w:val="42"/>
  </w:num>
  <w:num w:numId="31" w16cid:durableId="921723196">
    <w:abstractNumId w:val="25"/>
  </w:num>
  <w:num w:numId="32" w16cid:durableId="1930460160">
    <w:abstractNumId w:val="47"/>
  </w:num>
  <w:num w:numId="33" w16cid:durableId="453525994">
    <w:abstractNumId w:val="18"/>
  </w:num>
  <w:num w:numId="34" w16cid:durableId="1888950231">
    <w:abstractNumId w:val="19"/>
  </w:num>
  <w:num w:numId="35" w16cid:durableId="333924271">
    <w:abstractNumId w:val="20"/>
  </w:num>
  <w:num w:numId="36" w16cid:durableId="1117137454">
    <w:abstractNumId w:val="26"/>
  </w:num>
  <w:num w:numId="37" w16cid:durableId="1757744139">
    <w:abstractNumId w:val="43"/>
  </w:num>
  <w:num w:numId="38" w16cid:durableId="829833491">
    <w:abstractNumId w:val="45"/>
  </w:num>
  <w:num w:numId="39" w16cid:durableId="1858958203">
    <w:abstractNumId w:val="4"/>
  </w:num>
  <w:num w:numId="40" w16cid:durableId="752049591">
    <w:abstractNumId w:val="36"/>
  </w:num>
  <w:num w:numId="41" w16cid:durableId="165363105">
    <w:abstractNumId w:val="15"/>
  </w:num>
  <w:num w:numId="42" w16cid:durableId="520514675">
    <w:abstractNumId w:val="16"/>
  </w:num>
  <w:num w:numId="43" w16cid:durableId="491680237">
    <w:abstractNumId w:val="48"/>
  </w:num>
  <w:num w:numId="44" w16cid:durableId="219556630">
    <w:abstractNumId w:val="6"/>
  </w:num>
  <w:num w:numId="45" w16cid:durableId="1711883428">
    <w:abstractNumId w:val="41"/>
  </w:num>
  <w:num w:numId="46" w16cid:durableId="513960712">
    <w:abstractNumId w:val="33"/>
  </w:num>
  <w:num w:numId="47" w16cid:durableId="411242420">
    <w:abstractNumId w:val="24"/>
  </w:num>
  <w:num w:numId="48" w16cid:durableId="994650915">
    <w:abstractNumId w:val="14"/>
  </w:num>
  <w:num w:numId="49" w16cid:durableId="130366236">
    <w:abstractNumId w:val="10"/>
  </w:num>
  <w:num w:numId="50" w16cid:durableId="736511259">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lissa Emery Thompson">
    <w15:presenceInfo w15:providerId="None" w15:userId="Melissa Emery Thompson"/>
  </w15:person>
  <w15:person w15:author="Caitlin O'Connell">
    <w15:presenceInfo w15:providerId="Windows Live" w15:userId="d57935ecab5d0a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C1D55"/>
    <w:rsid w:val="000121CB"/>
    <w:rsid w:val="00024647"/>
    <w:rsid w:val="00027DFE"/>
    <w:rsid w:val="00046537"/>
    <w:rsid w:val="000A3716"/>
    <w:rsid w:val="000A7542"/>
    <w:rsid w:val="000C46F1"/>
    <w:rsid w:val="001011E6"/>
    <w:rsid w:val="001012A9"/>
    <w:rsid w:val="001064D0"/>
    <w:rsid w:val="00122BA7"/>
    <w:rsid w:val="00130008"/>
    <w:rsid w:val="0013291B"/>
    <w:rsid w:val="001333A9"/>
    <w:rsid w:val="001414CB"/>
    <w:rsid w:val="00155FC0"/>
    <w:rsid w:val="00175C53"/>
    <w:rsid w:val="00177E8A"/>
    <w:rsid w:val="0018101F"/>
    <w:rsid w:val="001850BD"/>
    <w:rsid w:val="001A2A4B"/>
    <w:rsid w:val="001D4025"/>
    <w:rsid w:val="001D537F"/>
    <w:rsid w:val="001E4164"/>
    <w:rsid w:val="00226B7D"/>
    <w:rsid w:val="00260340"/>
    <w:rsid w:val="00272F61"/>
    <w:rsid w:val="00277EE3"/>
    <w:rsid w:val="002A09DA"/>
    <w:rsid w:val="002E024A"/>
    <w:rsid w:val="002F1C75"/>
    <w:rsid w:val="002F1FA6"/>
    <w:rsid w:val="002F3BB6"/>
    <w:rsid w:val="002F6B88"/>
    <w:rsid w:val="003042A0"/>
    <w:rsid w:val="003275BA"/>
    <w:rsid w:val="003435DE"/>
    <w:rsid w:val="00344CE0"/>
    <w:rsid w:val="00346BB3"/>
    <w:rsid w:val="00346BB8"/>
    <w:rsid w:val="00354ED9"/>
    <w:rsid w:val="00365F1E"/>
    <w:rsid w:val="003950DF"/>
    <w:rsid w:val="003A27CE"/>
    <w:rsid w:val="003A6E07"/>
    <w:rsid w:val="003A784D"/>
    <w:rsid w:val="003D3216"/>
    <w:rsid w:val="003E43C3"/>
    <w:rsid w:val="003F381B"/>
    <w:rsid w:val="00400836"/>
    <w:rsid w:val="00402349"/>
    <w:rsid w:val="004117CF"/>
    <w:rsid w:val="0044576E"/>
    <w:rsid w:val="00460985"/>
    <w:rsid w:val="004711C7"/>
    <w:rsid w:val="00471688"/>
    <w:rsid w:val="00494D61"/>
    <w:rsid w:val="004B08D4"/>
    <w:rsid w:val="004B39AC"/>
    <w:rsid w:val="004D4E3A"/>
    <w:rsid w:val="004E5586"/>
    <w:rsid w:val="004F1116"/>
    <w:rsid w:val="00503B03"/>
    <w:rsid w:val="00515D21"/>
    <w:rsid w:val="00525573"/>
    <w:rsid w:val="0053388F"/>
    <w:rsid w:val="0055709B"/>
    <w:rsid w:val="00573652"/>
    <w:rsid w:val="005879CC"/>
    <w:rsid w:val="00597471"/>
    <w:rsid w:val="005A0F7E"/>
    <w:rsid w:val="005A1242"/>
    <w:rsid w:val="005A6E21"/>
    <w:rsid w:val="005C1212"/>
    <w:rsid w:val="005C1F82"/>
    <w:rsid w:val="005D6824"/>
    <w:rsid w:val="006023E0"/>
    <w:rsid w:val="006067CC"/>
    <w:rsid w:val="0062395B"/>
    <w:rsid w:val="0065259E"/>
    <w:rsid w:val="00653708"/>
    <w:rsid w:val="00672999"/>
    <w:rsid w:val="00674403"/>
    <w:rsid w:val="006776AC"/>
    <w:rsid w:val="00680642"/>
    <w:rsid w:val="0068742D"/>
    <w:rsid w:val="00697C12"/>
    <w:rsid w:val="006C265A"/>
    <w:rsid w:val="006C33A2"/>
    <w:rsid w:val="006E287B"/>
    <w:rsid w:val="006F007B"/>
    <w:rsid w:val="00715D24"/>
    <w:rsid w:val="00737687"/>
    <w:rsid w:val="0075233F"/>
    <w:rsid w:val="00765B76"/>
    <w:rsid w:val="00781006"/>
    <w:rsid w:val="007810B0"/>
    <w:rsid w:val="00791240"/>
    <w:rsid w:val="007C0765"/>
    <w:rsid w:val="007C2D10"/>
    <w:rsid w:val="007C35EE"/>
    <w:rsid w:val="007D47A2"/>
    <w:rsid w:val="007D6BF3"/>
    <w:rsid w:val="007F13B6"/>
    <w:rsid w:val="00814A17"/>
    <w:rsid w:val="00835A97"/>
    <w:rsid w:val="0084731F"/>
    <w:rsid w:val="00850EDF"/>
    <w:rsid w:val="00865188"/>
    <w:rsid w:val="008741B7"/>
    <w:rsid w:val="008A456B"/>
    <w:rsid w:val="008C06E8"/>
    <w:rsid w:val="008C69D3"/>
    <w:rsid w:val="008F36A8"/>
    <w:rsid w:val="00903304"/>
    <w:rsid w:val="00907B91"/>
    <w:rsid w:val="00923242"/>
    <w:rsid w:val="0094516C"/>
    <w:rsid w:val="0095532E"/>
    <w:rsid w:val="00960B7D"/>
    <w:rsid w:val="00964725"/>
    <w:rsid w:val="009E4F6A"/>
    <w:rsid w:val="009E6387"/>
    <w:rsid w:val="00A03ECD"/>
    <w:rsid w:val="00A05A89"/>
    <w:rsid w:val="00A10A9A"/>
    <w:rsid w:val="00A245D9"/>
    <w:rsid w:val="00A346FD"/>
    <w:rsid w:val="00A45AD3"/>
    <w:rsid w:val="00A661F7"/>
    <w:rsid w:val="00A83944"/>
    <w:rsid w:val="00A92DD5"/>
    <w:rsid w:val="00AA0B2D"/>
    <w:rsid w:val="00AF1D22"/>
    <w:rsid w:val="00B1283D"/>
    <w:rsid w:val="00B12A96"/>
    <w:rsid w:val="00B55CEB"/>
    <w:rsid w:val="00B7556D"/>
    <w:rsid w:val="00B75A43"/>
    <w:rsid w:val="00B83A6F"/>
    <w:rsid w:val="00B92DED"/>
    <w:rsid w:val="00BA05B8"/>
    <w:rsid w:val="00BC1EB2"/>
    <w:rsid w:val="00BD378C"/>
    <w:rsid w:val="00BD5FE6"/>
    <w:rsid w:val="00BF5186"/>
    <w:rsid w:val="00C065C2"/>
    <w:rsid w:val="00C34ADC"/>
    <w:rsid w:val="00C45590"/>
    <w:rsid w:val="00C60452"/>
    <w:rsid w:val="00C7179E"/>
    <w:rsid w:val="00CB65A5"/>
    <w:rsid w:val="00CC3FF2"/>
    <w:rsid w:val="00CE5D5D"/>
    <w:rsid w:val="00D003E6"/>
    <w:rsid w:val="00D06A5A"/>
    <w:rsid w:val="00D519A8"/>
    <w:rsid w:val="00D51DB3"/>
    <w:rsid w:val="00DC2327"/>
    <w:rsid w:val="00DC3A19"/>
    <w:rsid w:val="00DD34F8"/>
    <w:rsid w:val="00DE00DA"/>
    <w:rsid w:val="00DE1EC7"/>
    <w:rsid w:val="00E25EAB"/>
    <w:rsid w:val="00E820E3"/>
    <w:rsid w:val="00EA3E7D"/>
    <w:rsid w:val="00EC1D55"/>
    <w:rsid w:val="00EC1EA9"/>
    <w:rsid w:val="00EC38E2"/>
    <w:rsid w:val="00ED26E1"/>
    <w:rsid w:val="00EE3360"/>
    <w:rsid w:val="00F14BBC"/>
    <w:rsid w:val="00F22CBE"/>
    <w:rsid w:val="00F250CC"/>
    <w:rsid w:val="00F354DC"/>
    <w:rsid w:val="00F41AD0"/>
    <w:rsid w:val="00F43279"/>
    <w:rsid w:val="00F46D7C"/>
    <w:rsid w:val="00F609B3"/>
    <w:rsid w:val="00F60DD3"/>
    <w:rsid w:val="00F63A45"/>
    <w:rsid w:val="00F73606"/>
    <w:rsid w:val="00FA50F1"/>
    <w:rsid w:val="00FB23D5"/>
    <w:rsid w:val="00FF25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FB473E"/>
  <w15:docId w15:val="{E987797C-D6F6-4256-B4EB-10253128A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D55"/>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EC1D55"/>
    <w:pPr>
      <w:keepNext/>
      <w:keepLines/>
      <w:spacing w:line="480" w:lineRule="auto"/>
      <w:jc w:val="center"/>
      <w:outlineLvl w:val="0"/>
    </w:pPr>
    <w:rPr>
      <w:rFonts w:ascii="Times New Roman" w:eastAsiaTheme="majorEastAsia" w:hAnsi="Times New Roman" w:cs="Times New Roman"/>
      <w:b/>
      <w:bCs/>
    </w:rPr>
  </w:style>
  <w:style w:type="paragraph" w:styleId="Heading2">
    <w:name w:val="heading 2"/>
    <w:basedOn w:val="Normal"/>
    <w:next w:val="Normal"/>
    <w:link w:val="Heading2Char"/>
    <w:uiPriority w:val="9"/>
    <w:unhideWhenUsed/>
    <w:qFormat/>
    <w:rsid w:val="00EC1D55"/>
    <w:pPr>
      <w:keepNext/>
      <w:keepLines/>
      <w:spacing w:line="480" w:lineRule="auto"/>
      <w:jc w:val="center"/>
      <w:outlineLvl w:val="1"/>
    </w:pPr>
    <w:rPr>
      <w:rFonts w:ascii="Times New Roman" w:eastAsiaTheme="majorEastAsia" w:hAnsi="Times New Roman" w:cs="Times New Roman"/>
      <w:b/>
      <w:bCs/>
      <w:sz w:val="26"/>
      <w:szCs w:val="26"/>
    </w:rPr>
  </w:style>
  <w:style w:type="paragraph" w:styleId="Heading3">
    <w:name w:val="heading 3"/>
    <w:basedOn w:val="Normal"/>
    <w:next w:val="Normal"/>
    <w:link w:val="Heading3Char"/>
    <w:uiPriority w:val="9"/>
    <w:unhideWhenUsed/>
    <w:qFormat/>
    <w:rsid w:val="00EC1D55"/>
    <w:pPr>
      <w:keepNext/>
      <w:keepLines/>
      <w:spacing w:before="200" w:line="480" w:lineRule="auto"/>
      <w:jc w:val="center"/>
      <w:outlineLvl w:val="2"/>
    </w:pPr>
    <w:rPr>
      <w:rFonts w:ascii="Times New Roman" w:eastAsiaTheme="majorEastAsia" w:hAnsi="Times New Roman" w:cs="Times New Roman"/>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D55"/>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EC1D55"/>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EC1D55"/>
    <w:rPr>
      <w:rFonts w:ascii="Times New Roman" w:eastAsiaTheme="majorEastAsia" w:hAnsi="Times New Roman" w:cs="Times New Roman"/>
      <w:bCs/>
      <w:i/>
      <w:sz w:val="24"/>
      <w:szCs w:val="24"/>
    </w:rPr>
  </w:style>
  <w:style w:type="paragraph" w:styleId="TOCHeading">
    <w:name w:val="TOC Heading"/>
    <w:basedOn w:val="Heading1"/>
    <w:next w:val="Normal"/>
    <w:uiPriority w:val="39"/>
    <w:unhideWhenUsed/>
    <w:qFormat/>
    <w:rsid w:val="00EC1D55"/>
    <w:pPr>
      <w:spacing w:line="276" w:lineRule="auto"/>
      <w:outlineLvl w:val="9"/>
    </w:pPr>
    <w:rPr>
      <w:color w:val="2F5496" w:themeColor="accent1" w:themeShade="BF"/>
      <w:sz w:val="28"/>
      <w:szCs w:val="28"/>
    </w:rPr>
  </w:style>
  <w:style w:type="character" w:customStyle="1" w:styleId="BalloonTextChar">
    <w:name w:val="Balloon Text Char"/>
    <w:basedOn w:val="DefaultParagraphFont"/>
    <w:link w:val="BalloonText"/>
    <w:uiPriority w:val="99"/>
    <w:semiHidden/>
    <w:rsid w:val="00EC1D55"/>
    <w:rPr>
      <w:rFonts w:ascii="Lucida Grande" w:eastAsiaTheme="minorEastAsia" w:hAnsi="Lucida Grande" w:cs="Lucida Grande"/>
      <w:sz w:val="18"/>
      <w:szCs w:val="18"/>
    </w:rPr>
  </w:style>
  <w:style w:type="paragraph" w:styleId="BalloonText">
    <w:name w:val="Balloon Text"/>
    <w:basedOn w:val="Normal"/>
    <w:link w:val="BalloonTextChar"/>
    <w:uiPriority w:val="99"/>
    <w:semiHidden/>
    <w:unhideWhenUsed/>
    <w:rsid w:val="00EC1D55"/>
    <w:rPr>
      <w:rFonts w:ascii="Lucida Grande" w:hAnsi="Lucida Grande" w:cs="Lucida Grande"/>
      <w:sz w:val="18"/>
      <w:szCs w:val="18"/>
    </w:rPr>
  </w:style>
  <w:style w:type="paragraph" w:styleId="TOC1">
    <w:name w:val="toc 1"/>
    <w:basedOn w:val="Normal"/>
    <w:next w:val="Normal"/>
    <w:autoRedefine/>
    <w:uiPriority w:val="39"/>
    <w:unhideWhenUsed/>
    <w:qFormat/>
    <w:rsid w:val="00EC1D55"/>
    <w:pPr>
      <w:tabs>
        <w:tab w:val="left" w:pos="720"/>
        <w:tab w:val="right" w:pos="8640"/>
      </w:tabs>
      <w:spacing w:before="120" w:line="480" w:lineRule="auto"/>
    </w:pPr>
    <w:rPr>
      <w:rFonts w:ascii="Times New Roman" w:hAnsi="Times New Roman"/>
    </w:rPr>
  </w:style>
  <w:style w:type="paragraph" w:styleId="TOC2">
    <w:name w:val="toc 2"/>
    <w:basedOn w:val="Normal"/>
    <w:next w:val="Normal"/>
    <w:autoRedefine/>
    <w:uiPriority w:val="39"/>
    <w:unhideWhenUsed/>
    <w:qFormat/>
    <w:rsid w:val="00EC1D55"/>
    <w:pPr>
      <w:spacing w:line="480" w:lineRule="auto"/>
      <w:ind w:left="240"/>
    </w:pPr>
    <w:rPr>
      <w:rFonts w:ascii="Times New Roman" w:hAnsi="Times New Roman"/>
      <w:szCs w:val="22"/>
    </w:rPr>
  </w:style>
  <w:style w:type="paragraph" w:styleId="TOC3">
    <w:name w:val="toc 3"/>
    <w:basedOn w:val="Normal"/>
    <w:next w:val="Normal"/>
    <w:autoRedefine/>
    <w:uiPriority w:val="39"/>
    <w:unhideWhenUsed/>
    <w:qFormat/>
    <w:rsid w:val="00EC1D55"/>
    <w:pPr>
      <w:tabs>
        <w:tab w:val="right" w:leader="dot" w:pos="8630"/>
      </w:tabs>
    </w:pPr>
    <w:rPr>
      <w:rFonts w:ascii="Times New Roman" w:hAnsi="Times New Roman"/>
      <w:szCs w:val="22"/>
    </w:rPr>
  </w:style>
  <w:style w:type="paragraph" w:styleId="TOC9">
    <w:name w:val="toc 9"/>
    <w:basedOn w:val="Normal"/>
    <w:next w:val="Normal"/>
    <w:autoRedefine/>
    <w:uiPriority w:val="39"/>
    <w:semiHidden/>
    <w:unhideWhenUsed/>
    <w:rsid w:val="00EC1D55"/>
    <w:pPr>
      <w:ind w:left="1920"/>
    </w:pPr>
    <w:rPr>
      <w:sz w:val="20"/>
      <w:szCs w:val="20"/>
    </w:rPr>
  </w:style>
  <w:style w:type="paragraph" w:styleId="TableofFigures">
    <w:name w:val="table of figures"/>
    <w:basedOn w:val="Normal"/>
    <w:next w:val="Normal"/>
    <w:uiPriority w:val="99"/>
    <w:unhideWhenUsed/>
    <w:qFormat/>
    <w:rsid w:val="00EC1D55"/>
    <w:pPr>
      <w:spacing w:line="480" w:lineRule="auto"/>
      <w:ind w:left="480" w:hanging="480"/>
    </w:pPr>
    <w:rPr>
      <w:rFonts w:ascii="Times New Roman" w:hAnsi="Times New Roman"/>
    </w:rPr>
  </w:style>
  <w:style w:type="table" w:styleId="TableGrid">
    <w:name w:val="Table Grid"/>
    <w:basedOn w:val="TableNormal"/>
    <w:uiPriority w:val="39"/>
    <w:rsid w:val="00EC1D55"/>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C1D55"/>
    <w:pPr>
      <w:spacing w:after="200"/>
    </w:pPr>
    <w:rPr>
      <w:rFonts w:ascii="Times New Roman" w:hAnsi="Times New Roman" w:cs="Times New Roman"/>
      <w:b/>
      <w:bCs/>
      <w:sz w:val="18"/>
      <w:szCs w:val="18"/>
    </w:rPr>
  </w:style>
  <w:style w:type="paragraph" w:styleId="Header">
    <w:name w:val="header"/>
    <w:basedOn w:val="Normal"/>
    <w:link w:val="HeaderChar"/>
    <w:uiPriority w:val="99"/>
    <w:unhideWhenUsed/>
    <w:rsid w:val="00EC1D55"/>
    <w:pPr>
      <w:tabs>
        <w:tab w:val="center" w:pos="4320"/>
        <w:tab w:val="right" w:pos="8640"/>
      </w:tabs>
    </w:pPr>
  </w:style>
  <w:style w:type="character" w:customStyle="1" w:styleId="HeaderChar">
    <w:name w:val="Header Char"/>
    <w:basedOn w:val="DefaultParagraphFont"/>
    <w:link w:val="Header"/>
    <w:uiPriority w:val="99"/>
    <w:rsid w:val="00EC1D55"/>
    <w:rPr>
      <w:rFonts w:eastAsiaTheme="minorEastAsia"/>
      <w:sz w:val="24"/>
      <w:szCs w:val="24"/>
    </w:rPr>
  </w:style>
  <w:style w:type="paragraph" w:styleId="Footer">
    <w:name w:val="footer"/>
    <w:basedOn w:val="Normal"/>
    <w:link w:val="FooterChar"/>
    <w:uiPriority w:val="99"/>
    <w:unhideWhenUsed/>
    <w:rsid w:val="00EC1D55"/>
    <w:pPr>
      <w:tabs>
        <w:tab w:val="center" w:pos="4320"/>
        <w:tab w:val="right" w:pos="8640"/>
      </w:tabs>
    </w:pPr>
  </w:style>
  <w:style w:type="character" w:customStyle="1" w:styleId="FooterChar">
    <w:name w:val="Footer Char"/>
    <w:basedOn w:val="DefaultParagraphFont"/>
    <w:link w:val="Footer"/>
    <w:uiPriority w:val="99"/>
    <w:rsid w:val="00EC1D55"/>
    <w:rPr>
      <w:rFonts w:eastAsiaTheme="minorEastAsia"/>
      <w:sz w:val="24"/>
      <w:szCs w:val="24"/>
    </w:rPr>
  </w:style>
  <w:style w:type="paragraph" w:customStyle="1" w:styleId="BUTableCaption">
    <w:name w:val="BU Table Caption"/>
    <w:basedOn w:val="Caption"/>
    <w:qFormat/>
    <w:rsid w:val="00EC1D55"/>
  </w:style>
  <w:style w:type="paragraph" w:customStyle="1" w:styleId="BUMainText">
    <w:name w:val="BU Main Text"/>
    <w:basedOn w:val="Normal"/>
    <w:qFormat/>
    <w:rsid w:val="00EC1D55"/>
    <w:pPr>
      <w:spacing w:line="480" w:lineRule="auto"/>
    </w:pPr>
    <w:rPr>
      <w:rFonts w:ascii="Times New Roman" w:hAnsi="Times New Roman" w:cs="Times New Roman"/>
    </w:rPr>
  </w:style>
  <w:style w:type="paragraph" w:customStyle="1" w:styleId="BUFigureCaption">
    <w:name w:val="BU Figure Caption"/>
    <w:basedOn w:val="BUTableCaption"/>
    <w:qFormat/>
    <w:rsid w:val="00EC1D55"/>
  </w:style>
  <w:style w:type="paragraph" w:customStyle="1" w:styleId="BUListofAbbreviations">
    <w:name w:val="BU List of Abbreviations"/>
    <w:basedOn w:val="BUMainText"/>
    <w:next w:val="BUMainText"/>
    <w:qFormat/>
    <w:rsid w:val="00EC1D55"/>
    <w:pPr>
      <w:tabs>
        <w:tab w:val="right" w:leader="dot" w:pos="8640"/>
      </w:tabs>
    </w:pPr>
  </w:style>
  <w:style w:type="paragraph" w:customStyle="1" w:styleId="BUIllustrationCaption">
    <w:name w:val="BU Illustration Caption"/>
    <w:basedOn w:val="BUFigureCaption"/>
    <w:qFormat/>
    <w:rsid w:val="00EC1D55"/>
  </w:style>
  <w:style w:type="paragraph" w:customStyle="1" w:styleId="BUBibliography">
    <w:name w:val="BU Bibliography"/>
    <w:basedOn w:val="BUMainText"/>
    <w:qFormat/>
    <w:rsid w:val="00EC1D55"/>
    <w:pPr>
      <w:spacing w:after="240" w:line="240" w:lineRule="auto"/>
    </w:pPr>
  </w:style>
  <w:style w:type="character" w:styleId="Hyperlink">
    <w:name w:val="Hyperlink"/>
    <w:basedOn w:val="DefaultParagraphFont"/>
    <w:uiPriority w:val="99"/>
    <w:unhideWhenUsed/>
    <w:rsid w:val="00EC1D55"/>
    <w:rPr>
      <w:color w:val="0563C1" w:themeColor="hyperlink"/>
      <w:u w:val="single"/>
    </w:rPr>
  </w:style>
  <w:style w:type="character" w:customStyle="1" w:styleId="CommentTextChar">
    <w:name w:val="Comment Text Char"/>
    <w:basedOn w:val="DefaultParagraphFont"/>
    <w:link w:val="CommentText"/>
    <w:uiPriority w:val="99"/>
    <w:rsid w:val="00EC1D55"/>
    <w:rPr>
      <w:sz w:val="20"/>
      <w:szCs w:val="20"/>
    </w:rPr>
  </w:style>
  <w:style w:type="paragraph" w:styleId="CommentText">
    <w:name w:val="annotation text"/>
    <w:basedOn w:val="Normal"/>
    <w:link w:val="CommentTextChar"/>
    <w:uiPriority w:val="99"/>
    <w:unhideWhenUsed/>
    <w:rsid w:val="00EC1D55"/>
    <w:pPr>
      <w:spacing w:after="160"/>
    </w:pPr>
    <w:rPr>
      <w:rFonts w:eastAsiaTheme="minorHAnsi"/>
      <w:sz w:val="20"/>
      <w:szCs w:val="20"/>
    </w:rPr>
  </w:style>
  <w:style w:type="paragraph" w:styleId="ListParagraph">
    <w:name w:val="List Paragraph"/>
    <w:basedOn w:val="Normal"/>
    <w:qFormat/>
    <w:rsid w:val="00EC1D55"/>
    <w:pPr>
      <w:spacing w:after="160" w:line="259" w:lineRule="auto"/>
      <w:ind w:left="720"/>
      <w:contextualSpacing/>
    </w:pPr>
    <w:rPr>
      <w:rFonts w:eastAsiaTheme="minorHAnsi"/>
      <w:sz w:val="22"/>
      <w:szCs w:val="22"/>
    </w:rPr>
  </w:style>
  <w:style w:type="character" w:customStyle="1" w:styleId="CommentSubjectChar">
    <w:name w:val="Comment Subject Char"/>
    <w:basedOn w:val="CommentTextChar"/>
    <w:link w:val="CommentSubject"/>
    <w:uiPriority w:val="99"/>
    <w:semiHidden/>
    <w:rsid w:val="00EC1D55"/>
    <w:rPr>
      <w:b/>
      <w:bCs/>
      <w:sz w:val="20"/>
      <w:szCs w:val="20"/>
    </w:rPr>
  </w:style>
  <w:style w:type="paragraph" w:styleId="CommentSubject">
    <w:name w:val="annotation subject"/>
    <w:basedOn w:val="CommentText"/>
    <w:next w:val="CommentText"/>
    <w:link w:val="CommentSubjectChar"/>
    <w:uiPriority w:val="99"/>
    <w:semiHidden/>
    <w:unhideWhenUsed/>
    <w:rsid w:val="00EC1D55"/>
    <w:rPr>
      <w:b/>
      <w:bCs/>
    </w:rPr>
  </w:style>
  <w:style w:type="paragraph" w:styleId="Bibliography">
    <w:name w:val="Bibliography"/>
    <w:basedOn w:val="Normal"/>
    <w:next w:val="Normal"/>
    <w:uiPriority w:val="37"/>
    <w:unhideWhenUsed/>
    <w:rsid w:val="00EC1D55"/>
    <w:pPr>
      <w:spacing w:line="480" w:lineRule="auto"/>
      <w:ind w:left="720" w:hanging="720"/>
    </w:pPr>
    <w:rPr>
      <w:rFonts w:eastAsiaTheme="minorHAnsi"/>
      <w:sz w:val="22"/>
      <w:szCs w:val="22"/>
    </w:rPr>
  </w:style>
  <w:style w:type="character" w:styleId="Emphasis">
    <w:name w:val="Emphasis"/>
    <w:basedOn w:val="DefaultParagraphFont"/>
    <w:uiPriority w:val="20"/>
    <w:qFormat/>
    <w:rsid w:val="00EC1D55"/>
    <w:rPr>
      <w:i/>
      <w:iCs/>
    </w:rPr>
  </w:style>
  <w:style w:type="character" w:customStyle="1" w:styleId="apple-converted-space">
    <w:name w:val="apple-converted-space"/>
    <w:basedOn w:val="DefaultParagraphFont"/>
    <w:rsid w:val="00EC1D55"/>
  </w:style>
  <w:style w:type="character" w:customStyle="1" w:styleId="citation">
    <w:name w:val="citation"/>
    <w:rsid w:val="00EC1D55"/>
    <w:rPr>
      <w:vanish w:val="0"/>
      <w:webHidden w:val="0"/>
      <w:specVanish w:val="0"/>
    </w:rPr>
  </w:style>
  <w:style w:type="paragraph" w:customStyle="1" w:styleId="paragraph">
    <w:name w:val="paragraph"/>
    <w:basedOn w:val="Normal"/>
    <w:rsid w:val="00EC1D55"/>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EC1D55"/>
  </w:style>
  <w:style w:type="character" w:customStyle="1" w:styleId="eop">
    <w:name w:val="eop"/>
    <w:basedOn w:val="DefaultParagraphFont"/>
    <w:rsid w:val="00EC1D55"/>
  </w:style>
  <w:style w:type="character" w:customStyle="1" w:styleId="spellingerror">
    <w:name w:val="spellingerror"/>
    <w:basedOn w:val="DefaultParagraphFont"/>
    <w:rsid w:val="00EC1D55"/>
  </w:style>
  <w:style w:type="character" w:customStyle="1" w:styleId="citationref">
    <w:name w:val="citationref"/>
    <w:basedOn w:val="DefaultParagraphFont"/>
    <w:rsid w:val="00EC1D55"/>
  </w:style>
  <w:style w:type="character" w:customStyle="1" w:styleId="current-selection">
    <w:name w:val="current-selection"/>
    <w:basedOn w:val="DefaultParagraphFont"/>
    <w:rsid w:val="00EC1D55"/>
  </w:style>
  <w:style w:type="character" w:customStyle="1" w:styleId="a">
    <w:name w:val="_"/>
    <w:basedOn w:val="DefaultParagraphFont"/>
    <w:rsid w:val="00EC1D55"/>
  </w:style>
  <w:style w:type="character" w:customStyle="1" w:styleId="ff6">
    <w:name w:val="ff6"/>
    <w:basedOn w:val="DefaultParagraphFont"/>
    <w:rsid w:val="00EC1D55"/>
  </w:style>
  <w:style w:type="character" w:styleId="Strong">
    <w:name w:val="Strong"/>
    <w:basedOn w:val="DefaultParagraphFont"/>
    <w:uiPriority w:val="22"/>
    <w:qFormat/>
    <w:rsid w:val="00EC1D55"/>
    <w:rPr>
      <w:b/>
      <w:bCs/>
    </w:rPr>
  </w:style>
  <w:style w:type="paragraph" w:customStyle="1" w:styleId="m-8692104102590879749gmail-msonormal">
    <w:name w:val="m_-8692104102590879749gmail-msonormal"/>
    <w:basedOn w:val="Normal"/>
    <w:rsid w:val="00EC1D55"/>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5A1242"/>
    <w:rPr>
      <w:sz w:val="16"/>
      <w:szCs w:val="16"/>
    </w:rPr>
  </w:style>
  <w:style w:type="paragraph" w:styleId="NoSpacing">
    <w:name w:val="No Spacing"/>
    <w:basedOn w:val="Normal"/>
    <w:link w:val="NoSpacingChar"/>
    <w:uiPriority w:val="1"/>
    <w:qFormat/>
    <w:rsid w:val="0053388F"/>
    <w:rPr>
      <w:rFonts w:asciiTheme="majorHAnsi" w:eastAsiaTheme="majorEastAsia" w:hAnsiTheme="majorHAnsi" w:cstheme="majorBidi"/>
      <w:sz w:val="22"/>
      <w:szCs w:val="22"/>
    </w:rPr>
  </w:style>
  <w:style w:type="character" w:customStyle="1" w:styleId="NoSpacingChar">
    <w:name w:val="No Spacing Char"/>
    <w:basedOn w:val="DefaultParagraphFont"/>
    <w:link w:val="NoSpacing"/>
    <w:uiPriority w:val="1"/>
    <w:rsid w:val="0053388F"/>
    <w:rPr>
      <w:rFonts w:asciiTheme="majorHAnsi" w:eastAsiaTheme="majorEastAsia" w:hAnsiTheme="majorHAnsi" w:cstheme="majorBidi"/>
    </w:rPr>
  </w:style>
  <w:style w:type="paragraph" w:customStyle="1" w:styleId="Default">
    <w:name w:val="Default"/>
    <w:rsid w:val="00781006"/>
    <w:pPr>
      <w:widowControl w:val="0"/>
      <w:autoSpaceDE w:val="0"/>
      <w:autoSpaceDN w:val="0"/>
      <w:adjustRightInd w:val="0"/>
      <w:spacing w:after="0" w:line="240" w:lineRule="auto"/>
    </w:pPr>
    <w:rPr>
      <w:rFonts w:ascii="Calibri,Bold" w:eastAsiaTheme="majorEastAsia" w:hAnsi="Calibri,Bold" w:cs="Calibri,Bold"/>
      <w:color w:val="000000"/>
      <w:sz w:val="24"/>
      <w:szCs w:val="24"/>
    </w:rPr>
  </w:style>
  <w:style w:type="character" w:customStyle="1" w:styleId="UnresolvedMention1">
    <w:name w:val="Unresolved Mention1"/>
    <w:basedOn w:val="DefaultParagraphFont"/>
    <w:uiPriority w:val="99"/>
    <w:semiHidden/>
    <w:unhideWhenUsed/>
    <w:rsid w:val="00781006"/>
    <w:rPr>
      <w:color w:val="808080"/>
      <w:shd w:val="clear" w:color="auto" w:fill="E6E6E6"/>
    </w:rPr>
  </w:style>
  <w:style w:type="paragraph" w:customStyle="1" w:styleId="CM17">
    <w:name w:val="CM17"/>
    <w:basedOn w:val="Default"/>
    <w:next w:val="Default"/>
    <w:uiPriority w:val="99"/>
    <w:rsid w:val="00765B76"/>
    <w:rPr>
      <w:rFonts w:cs="Times New Roman"/>
      <w:color w:val="auto"/>
    </w:rPr>
  </w:style>
  <w:style w:type="paragraph" w:customStyle="1" w:styleId="CM7">
    <w:name w:val="CM7"/>
    <w:basedOn w:val="Default"/>
    <w:next w:val="Default"/>
    <w:uiPriority w:val="99"/>
    <w:rsid w:val="00765B76"/>
    <w:pPr>
      <w:spacing w:line="318" w:lineRule="atLeast"/>
    </w:pPr>
    <w:rPr>
      <w:rFonts w:cs="Times New Roman"/>
      <w:color w:val="auto"/>
    </w:rPr>
  </w:style>
  <w:style w:type="paragraph" w:customStyle="1" w:styleId="CM2">
    <w:name w:val="CM2"/>
    <w:basedOn w:val="Default"/>
    <w:next w:val="Default"/>
    <w:uiPriority w:val="99"/>
    <w:rsid w:val="00EC38E2"/>
    <w:pPr>
      <w:spacing w:line="318" w:lineRule="atLeast"/>
    </w:pPr>
    <w:rPr>
      <w:rFonts w:cs="Times New Roman"/>
      <w:color w:val="auto"/>
    </w:rPr>
  </w:style>
  <w:style w:type="paragraph" w:customStyle="1" w:styleId="CM3">
    <w:name w:val="CM3"/>
    <w:basedOn w:val="Default"/>
    <w:next w:val="Default"/>
    <w:uiPriority w:val="99"/>
    <w:rsid w:val="00B83A6F"/>
    <w:pPr>
      <w:spacing w:line="316" w:lineRule="atLeast"/>
    </w:pPr>
    <w:rPr>
      <w:rFonts w:cs="Times New Roman"/>
      <w:color w:val="auto"/>
    </w:rPr>
  </w:style>
  <w:style w:type="character" w:styleId="LineNumber">
    <w:name w:val="line number"/>
    <w:basedOn w:val="DefaultParagraphFont"/>
    <w:uiPriority w:val="99"/>
    <w:semiHidden/>
    <w:unhideWhenUsed/>
    <w:rsid w:val="004E5586"/>
  </w:style>
  <w:style w:type="paragraph" w:styleId="NormalWeb">
    <w:name w:val="Normal (Web)"/>
    <w:basedOn w:val="Normal"/>
    <w:uiPriority w:val="99"/>
    <w:semiHidden/>
    <w:unhideWhenUsed/>
    <w:rsid w:val="00BC1EB2"/>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2A09DA"/>
    <w:pPr>
      <w:spacing w:after="0" w:line="240" w:lineRule="auto"/>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269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tif"/><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tif"/><Relationship Id="rId17" Type="http://schemas.openxmlformats.org/officeDocument/2006/relationships/image" Target="media/image8.tiff"/><Relationship Id="rId2" Type="http://schemas.openxmlformats.org/officeDocument/2006/relationships/styles" Target="styles.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tif"/><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47</Pages>
  <Words>45849</Words>
  <Characters>261344</Characters>
  <Application>Microsoft Office Word</Application>
  <DocSecurity>0</DocSecurity>
  <Lines>2177</Lines>
  <Paragraphs>613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O'Connell</dc:creator>
  <cp:keywords/>
  <dc:description/>
  <cp:lastModifiedBy>Caitlin O'Connell</cp:lastModifiedBy>
  <cp:revision>2</cp:revision>
  <dcterms:created xsi:type="dcterms:W3CDTF">2023-02-17T17:45:00Z</dcterms:created>
  <dcterms:modified xsi:type="dcterms:W3CDTF">2023-02-17T17:45:00Z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id="RR36rA8W"/&gt;&lt;style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